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9"/>
        <w:tabs>
          <w:tab w:val="left" w:pos="880"/>
        </w:tabs>
        <w:spacing w:line="360" w:lineRule="auto"/>
        <w:ind w:left="880"/>
        <w:rPr>
          <w:rFonts w:ascii="Arial" w:hAnsi="Arial" w:cs="Arial"/>
          <w:sz w:val="24"/>
          <w:szCs w:val="24"/>
        </w:rPr>
      </w:pPr>
      <w:bookmarkStart w:id="0" w:name="_Hlk112316845"/>
      <w:bookmarkEnd w:id="0"/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0" w:line="360" w:lineRule="auto"/>
        <w:jc w:val="center"/>
        <w:rPr>
          <w:rFonts w:ascii="Arial" w:hAnsi="Arial" w:cs="Arial"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0" w:line="360" w:lineRule="auto"/>
        <w:jc w:val="center"/>
        <w:rPr>
          <w:rFonts w:ascii="Arial" w:hAnsi="Arial" w:cs="Arial"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0" w:line="360" w:lineRule="auto"/>
        <w:jc w:val="center"/>
        <w:rPr>
          <w:rFonts w:ascii="Arial" w:hAnsi="Arial" w:cs="Arial"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0" w:line="360" w:lineRule="auto"/>
        <w:jc w:val="right"/>
        <w:rPr>
          <w:rFonts w:ascii="Arial" w:hAnsi="Arial" w:cs="Arial"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0" w:line="360" w:lineRule="auto"/>
        <w:jc w:val="right"/>
        <w:rPr>
          <w:rFonts w:ascii="Arial" w:hAnsi="Arial" w:cs="Arial"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0" w:line="360" w:lineRule="auto"/>
        <w:jc w:val="right"/>
        <w:rPr>
          <w:rFonts w:ascii="Arial" w:hAnsi="Arial" w:cs="Arial"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0" w:line="360" w:lineRule="auto"/>
        <w:jc w:val="center"/>
        <w:rPr>
          <w:rFonts w:ascii="Arial" w:hAnsi="Arial" w:cs="Arial"/>
          <w:b/>
          <w:bCs/>
          <w:color w:val="002060"/>
          <w:sz w:val="28"/>
          <w:szCs w:val="28"/>
        </w:rPr>
      </w:pPr>
      <w:r>
        <w:rPr>
          <w:rFonts w:ascii="Arial" w:hAnsi="Arial" w:cs="Arial"/>
          <w:b/>
          <w:bCs/>
          <w:color w:val="FF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534035</wp:posOffset>
                </wp:positionV>
                <wp:extent cx="4504055" cy="1631950"/>
                <wp:effectExtent l="0" t="3175" r="1270" b="3175"/>
                <wp:wrapSquare wrapText="bothSides"/>
                <wp:docPr id="4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4055" cy="163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6237"/>
                              </w:tabs>
                              <w:spacing w:line="360" w:lineRule="auto"/>
                              <w:ind w:firstLine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48"/>
                                <w:szCs w:val="48"/>
                              </w:rPr>
                              <w:t>MANUAL DE USUARIO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48"/>
                                <w:szCs w:val="48"/>
                              </w:rPr>
                              <w:t>Gestión de Cobro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uadro de texto 2" o:spid="_x0000_s1026" o:spt="202" type="#_x0000_t202" style="position:absolute;left:0pt;margin-left:183.75pt;margin-top:42.05pt;height:128.5pt;width:354.65pt;mso-wrap-distance-bottom:3.6pt;mso-wrap-distance-left:9pt;mso-wrap-distance-right:9pt;mso-wrap-distance-top:3.6pt;z-index:251685888;mso-width-relative:page;mso-height-relative:margin;mso-height-percent:200;" fillcolor="#FFFFFF" filled="t" stroked="f" coordsize="21600,21600" o:gfxdata="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edBnB&#10;2AAAAAsBAAAPAAAAAAAAAAEAIAAAACIAAABkcnMvZG93bnJldi54bWxQSwECFAAUAAAACACHTuJA&#10;SBfMBSECAABGBAAADgAAAAAAAAABACAAAAAnAQAAZHJzL2Uyb0RvYy54bWxQSwUGAAAAAAYABgBZ&#10;AQAAugUAAAAA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6237"/>
                        </w:tabs>
                        <w:spacing w:line="360" w:lineRule="auto"/>
                        <w:ind w:firstLine="708"/>
                        <w:jc w:val="center"/>
                        <w:rPr>
                          <w:rFonts w:ascii="Arial" w:hAnsi="Arial" w:cs="Arial"/>
                          <w:b/>
                          <w:bCs/>
                          <w:color w:val="00206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2060"/>
                          <w:sz w:val="48"/>
                          <w:szCs w:val="48"/>
                        </w:rPr>
                        <w:t>MANUAL DE USUARIO</w:t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2060"/>
                          <w:sz w:val="48"/>
                          <w:szCs w:val="48"/>
                        </w:rPr>
                        <w:t>Gestión de Cobro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after="0" w:line="360" w:lineRule="auto"/>
        <w:jc w:val="center"/>
        <w:rPr>
          <w:rFonts w:ascii="Arial" w:hAnsi="Arial" w:cs="Arial"/>
          <w:b/>
          <w:bCs/>
          <w:color w:val="002060"/>
          <w:sz w:val="28"/>
          <w:szCs w:val="28"/>
        </w:rPr>
      </w:pPr>
    </w:p>
    <w:p>
      <w:pPr>
        <w:spacing w:after="0" w:line="360" w:lineRule="auto"/>
        <w:jc w:val="center"/>
        <w:rPr>
          <w:rFonts w:ascii="Arial" w:hAnsi="Arial" w:cs="Arial"/>
          <w:b/>
          <w:bCs/>
          <w:color w:val="002060"/>
          <w:sz w:val="28"/>
          <w:szCs w:val="28"/>
        </w:rPr>
      </w:pPr>
    </w:p>
    <w:p>
      <w:pPr>
        <w:rPr>
          <w:rFonts w:ascii="Arial" w:hAnsi="Arial" w:cs="Arial"/>
          <w:b/>
          <w:bCs/>
          <w:color w:val="002060"/>
          <w:sz w:val="28"/>
          <w:szCs w:val="28"/>
        </w:rPr>
      </w:pPr>
    </w:p>
    <w:p>
      <w:pPr>
        <w:rPr>
          <w:rFonts w:ascii="Arial" w:hAnsi="Arial" w:cs="Arial"/>
          <w:b/>
          <w:bCs/>
          <w:color w:val="002060"/>
          <w:sz w:val="28"/>
          <w:szCs w:val="28"/>
        </w:rPr>
      </w:pPr>
    </w:p>
    <w:p>
      <w:pPr>
        <w:jc w:val="center"/>
        <w:rPr>
          <w:rFonts w:ascii="Arial" w:hAnsi="Arial" w:cs="Arial"/>
          <w:b/>
          <w:bCs/>
          <w:color w:val="002060"/>
          <w:sz w:val="28"/>
          <w:szCs w:val="28"/>
        </w:rPr>
      </w:pPr>
    </w:p>
    <w:p>
      <w:pPr>
        <w:tabs>
          <w:tab w:val="center" w:pos="1747"/>
        </w:tabs>
        <w:rPr>
          <w:rFonts w:ascii="Arial" w:hAnsi="Arial" w:cs="Arial"/>
          <w:sz w:val="28"/>
          <w:szCs w:val="28"/>
        </w:rPr>
        <w:sectPr>
          <w:headerReference r:id="rId5" w:type="default"/>
          <w:pgSz w:w="12240" w:h="15840"/>
          <w:pgMar w:top="720" w:right="720" w:bottom="720" w:left="720" w:header="708" w:footer="708" w:gutter="0"/>
          <w:cols w:space="708" w:num="1"/>
          <w:docGrid w:linePitch="360" w:charSpace="0"/>
        </w:sectPr>
      </w:pPr>
      <w:r>
        <w:rPr>
          <w:rFonts w:ascii="Arial" w:hAnsi="Arial" w:cs="Arial"/>
          <w:sz w:val="28"/>
          <w:szCs w:val="28"/>
        </w:rPr>
        <w:tab/>
      </w:r>
    </w:p>
    <w:p>
      <w:pPr>
        <w:spacing w:after="0" w:line="360" w:lineRule="auto"/>
        <w:jc w:val="center"/>
        <w:rPr>
          <w:rFonts w:ascii="Arial" w:hAnsi="Arial" w:cs="Arial"/>
          <w:b/>
          <w:bCs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>
      <w:pPr>
        <w:spacing w:after="0" w:line="360" w:lineRule="auto"/>
        <w:jc w:val="center"/>
        <w:rPr>
          <w:rFonts w:ascii="Arial" w:hAnsi="Arial" w:cs="Arial"/>
          <w:b/>
          <w:bCs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>
      <w:pPr>
        <w:spacing w:after="0" w:line="360" w:lineRule="auto"/>
        <w:jc w:val="center"/>
        <w:rPr>
          <w:rFonts w:ascii="Arial" w:hAnsi="Arial" w:cs="Arial"/>
          <w:b/>
          <w:bCs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284"/>
        <w:jc w:val="center"/>
        <w:rPr>
          <w:rFonts w:ascii="Arial" w:hAnsi="Arial" w:cs="Arial"/>
          <w:b/>
          <w:bCs/>
          <w:color w:val="002060"/>
          <w:sz w:val="28"/>
          <w:szCs w:val="28"/>
        </w:rPr>
      </w:pPr>
      <w:r>
        <w:rPr>
          <w:rFonts w:ascii="Arial" w:hAnsi="Arial" w:cs="Arial"/>
          <w:b/>
          <w:bCs/>
          <w:color w:val="002060"/>
          <w:sz w:val="28"/>
          <w:szCs w:val="28"/>
        </w:rPr>
        <w:t>TABLA DE CONTENIDO</w:t>
      </w:r>
    </w:p>
    <w:p>
      <w:pPr>
        <w:pStyle w:val="12"/>
        <w:tabs>
          <w:tab w:val="right" w:leader="dot" w:pos="9214"/>
        </w:tabs>
        <w:ind w:left="567" w:right="113"/>
        <w:jc w:val="right"/>
        <w:rPr>
          <w:rFonts w:ascii="Arial" w:hAnsi="Arial" w:cs="Arial"/>
          <w:b w:val="0"/>
          <w:bCs w:val="0"/>
          <w:sz w:val="24"/>
          <w:szCs w:val="24"/>
        </w:rPr>
      </w:pPr>
      <w:r>
        <w:rPr>
          <w:rFonts w:ascii="Arial" w:hAnsi="Arial" w:cs="Arial"/>
          <w:b w:val="0"/>
          <w:bCs w:val="0"/>
          <w:sz w:val="24"/>
          <w:szCs w:val="24"/>
        </w:rPr>
        <w:t>Pág.</w:t>
      </w:r>
    </w:p>
    <w:customXmlInsRangeStart w:id="0" w:author="lvetancourt" w:date="2023-04-10T10:29:33Z"/>
    <w:sdt>
      <w:sdtPr>
        <w:rPr>
          <w:rFonts w:asciiTheme="minorHAnsi" w:hAnsiTheme="minorHAnsi" w:eastAsiaTheme="minorHAnsi" w:cstheme="minorBidi"/>
          <w:sz w:val="22"/>
          <w:szCs w:val="22"/>
          <w:lang w:val="es-CO" w:eastAsia="en-US" w:bidi="ar-SA"/>
        </w:rPr>
        <w:id w:val="147471066"/>
        <w15:color w:val="DBDBDB"/>
        <w:docPartObj>
          <w:docPartGallery w:val="Table of Contents"/>
          <w:docPartUnique/>
        </w:docPartObj>
      </w:sdtPr>
      <w:sdtEndPr>
        <w:rPr>
          <w:rFonts w:ascii="Arial" w:hAnsi="Arial" w:cs="Arial" w:eastAsiaTheme="minorHAnsi"/>
          <w:sz w:val="24"/>
          <w:szCs w:val="24"/>
          <w:lang w:val="es-CO" w:eastAsia="en-US" w:bidi="ar-SA"/>
        </w:rPr>
      </w:sdtEndPr>
      <w:sdtContent>
        <w:customXmlInsRangeEnd w:id="0"/>
        <w:p>
          <w:pPr>
            <w:pStyle w:val="12"/>
            <w:tabs>
              <w:tab w:val="right" w:leader="dot" w:pos="9214"/>
            </w:tabs>
            <w:spacing w:line="360" w:lineRule="auto"/>
            <w:ind w:left="567" w:right="113"/>
            <w:rPr>
              <w:ins w:id="2" w:author="lvetancourt" w:date="2023-04-10T10:29:33Z"/>
            </w:rPr>
          </w:pPr>
        </w:p>
        <w:p>
          <w:pPr>
            <w:pStyle w:val="12"/>
            <w:tabs>
              <w:tab w:val="right" w:leader="dot" w:pos="9214"/>
            </w:tabs>
            <w:ind w:left="567" w:right="113"/>
            <w:jc w:val="center"/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ins w:id="4" w:author="lvetancourt" w:date="2023-04-10T10:29:33Z"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</w:ins>
          <w:ins w:id="5" w:author="lvetancourt" w:date="2023-04-10T10:29:33Z">
            <w:r>
              <w:rPr>
                <w:rFonts w:ascii="Arial" w:hAnsi="Arial" w:cs="Arial"/>
                <w:sz w:val="24"/>
                <w:szCs w:val="24"/>
              </w:rPr>
              <w:instrText xml:space="preserve">TOC \o "1-3" \h \u </w:instrText>
            </w:r>
          </w:ins>
          <w:ins w:id="6" w:author="lvetancourt" w:date="2023-04-10T10:29:33Z"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</w:ins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_Toc11424 </w:instrTex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="Arial" w:hAnsi="Arial" w:cs="Arial"/>
              <w:bCs w:val="0"/>
              <w:color w:val="000000" w:themeColor="text1"/>
              <w:sz w:val="24"/>
              <w:szCs w:val="24"/>
              <w:lang w:eastAsia="zh-CN"/>
              <w14:textFill>
                <w14:solidFill>
                  <w14:schemeClr w14:val="tx1"/>
                </w14:solidFill>
              </w14:textFill>
            </w:rPr>
            <w:t>GESTIÓN DE COBRO</w: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_Toc11424 \h </w:instrTex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tabs>
              <w:tab w:val="right" w:leader="dot" w:pos="9214"/>
            </w:tabs>
            <w:ind w:left="567" w:right="113"/>
            <w:jc w:val="center"/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_Toc12727 </w:instrTex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Arial" w:hAnsi="Arial" w:cs="Arial"/>
              <w:color w:val="000000" w:themeColor="text1"/>
              <w:sz w:val="24"/>
              <w:szCs w:val="24"/>
              <w:lang w:eastAsia="zh-CN"/>
              <w14:textFill>
                <w14:solidFill>
                  <w14:schemeClr w14:val="tx1"/>
                </w14:solidFill>
              </w14:textFill>
            </w:rPr>
            <w:t xml:space="preserve">1. </w:t>
          </w:r>
          <w:r>
            <w:rPr>
              <w:rFonts w:ascii="Arial" w:hAnsi="Arial" w:cs="Arial"/>
              <w:color w:val="000000" w:themeColor="text1"/>
              <w:sz w:val="24"/>
              <w:szCs w:val="24"/>
              <w:lang w:eastAsia="zh-CN"/>
              <w14:textFill>
                <w14:solidFill>
                  <w14:schemeClr w14:val="tx1"/>
                </w14:solidFill>
              </w14:textFill>
            </w:rPr>
            <w:t>Proceso Jurídico</w: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_Toc12727 \h </w:instrTex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tabs>
              <w:tab w:val="right" w:leader="dot" w:pos="9214"/>
            </w:tabs>
            <w:ind w:left="567" w:right="113"/>
            <w:jc w:val="center"/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_Toc3706 </w:instrTex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="Arial" w:hAnsi="Arial" w:cs="Arial"/>
              <w:color w:val="000000" w:themeColor="text1"/>
              <w:sz w:val="24"/>
              <w:szCs w:val="24"/>
              <w:lang w:eastAsia="zh-CN"/>
              <w14:textFill>
                <w14:solidFill>
                  <w14:schemeClr w14:val="tx1"/>
                </w14:solidFill>
              </w14:textFill>
            </w:rPr>
            <w:t>1.1. Lotes de Selección de Población</w: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_Toc3706 \h </w:instrTex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tabs>
              <w:tab w:val="right" w:leader="dot" w:pos="9214"/>
            </w:tabs>
            <w:ind w:left="567" w:right="113"/>
            <w:jc w:val="center"/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_Toc28874 </w:instrTex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1.2. Gestión de Procesos Jurídicos</w: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_Toc28874 \h </w:instrTex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5</w: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tabs>
              <w:tab w:val="right" w:leader="dot" w:pos="9214"/>
            </w:tabs>
            <w:ind w:left="567" w:right="113"/>
            <w:jc w:val="center"/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_Toc27135 </w:instrTex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="Arial" w:hAnsi="Arial" w:cs="Arial"/>
              <w:color w:val="000000" w:themeColor="text1"/>
              <w:sz w:val="24"/>
              <w:szCs w:val="24"/>
              <w:lang w:eastAsia="zh-CN"/>
              <w14:textFill>
                <w14:solidFill>
                  <w14:schemeClr w14:val="tx1"/>
                </w14:solidFill>
              </w14:textFill>
            </w:rPr>
            <w:t>1.3. Consulta General de Procesos Jurídicos</w: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_Toc27135 \h </w:instrTex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14</w: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tabs>
              <w:tab w:val="right" w:leader="dot" w:pos="9214"/>
            </w:tabs>
            <w:ind w:left="567" w:right="113"/>
            <w:jc w:val="center"/>
            <w:rPr>
              <w:ins w:id="7" w:author="lvetancourt" w:date="2023-04-10T10:29:33Z"/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_Toc16423 </w:instrTex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Arial" w:hAnsi="Arial" w:cs="Arial" w:eastAsiaTheme="minorHAnsi"/>
              <w:color w:val="000000" w:themeColor="text1"/>
              <w:sz w:val="24"/>
              <w:szCs w:val="24"/>
              <w:lang w:val="es-CO" w:eastAsia="zh-CN"/>
              <w14:textFill>
                <w14:solidFill>
                  <w14:schemeClr w14:val="tx1"/>
                </w14:solidFill>
              </w14:textFill>
            </w:rPr>
            <w:t xml:space="preserve">1.4 </w:t>
          </w:r>
          <w:r>
            <w:rPr>
              <w:rFonts w:ascii="Arial" w:hAnsi="Arial" w:cs="Arial" w:eastAsiaTheme="minorHAnsi"/>
              <w:color w:val="000000" w:themeColor="text1"/>
              <w:sz w:val="24"/>
              <w:szCs w:val="24"/>
              <w:lang w:eastAsia="zh-CN"/>
              <w14:textFill>
                <w14:solidFill>
                  <w14:schemeClr w14:val="tx1"/>
                </w14:solidFill>
              </w14:textFill>
            </w:rPr>
            <w:t>Cierre de Procesos Jurídicos</w: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_Toc16423 \h </w:instrTex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16</w:t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ascii="Arial" w:hAnsi="Arial" w:cs="Arial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tabs>
              <w:tab w:val="right" w:leader="dot" w:pos="9214"/>
            </w:tabs>
            <w:ind w:left="567" w:right="113"/>
            <w:jc w:val="right"/>
            <w:rPr>
              <w:ins w:id="8" w:author="lvetancourt" w:date="2023-04-10T10:29:33Z"/>
              <w:rFonts w:ascii="Arial" w:hAnsi="Arial" w:cs="Arial"/>
              <w:sz w:val="24"/>
              <w:szCs w:val="24"/>
            </w:rPr>
          </w:pPr>
          <w:ins w:id="9" w:author="lvetancourt" w:date="2023-04-10T10:29:33Z"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ins>
        </w:p>
        <w:customXmlInsRangeStart w:id="11" w:author="lvetancourt" w:date="2023-04-10T10:29:33Z"/>
      </w:sdtContent>
    </w:sdt>
    <w:customXmlInsRangeEnd w:id="11"/>
    <w:p>
      <w:pPr>
        <w:pStyle w:val="12"/>
        <w:tabs>
          <w:tab w:val="right" w:leader="dot" w:pos="9214"/>
        </w:tabs>
        <w:ind w:left="567" w:right="113"/>
        <w:rPr>
          <w:rFonts w:asciiTheme="minorHAnsi" w:hAnsiTheme="minorHAnsi" w:cstheme="minorBidi"/>
          <w:sz w:val="22"/>
          <w:szCs w:val="22"/>
          <w:lang w:val="es-ES" w:eastAsia="zh-CN"/>
        </w:rPr>
      </w:pPr>
      <w:r>
        <w:rPr>
          <w:rFonts w:asciiTheme="minorHAnsi" w:hAnsiTheme="minorHAnsi" w:cstheme="minorBidi"/>
          <w:sz w:val="22"/>
          <w:szCs w:val="22"/>
          <w:lang w:val="es-ES" w:eastAsia="zh-CN"/>
        </w:rPr>
        <w:br w:type="page"/>
      </w:r>
    </w:p>
    <w:p>
      <w:pPr>
        <w:spacing w:before="240" w:after="0" w:line="360" w:lineRule="auto"/>
        <w:ind w:left="284" w:firstLine="567"/>
        <w:jc w:val="center"/>
        <w:rPr>
          <w:ins w:id="12" w:author="lvetancourt" w:date="2023-04-10T09:59:57Z"/>
          <w:rFonts w:ascii="Arial" w:hAnsi="Arial" w:cs="Arial"/>
          <w:b/>
          <w:bCs/>
          <w:color w:val="4472C4" w:themeColor="accent1"/>
          <w:sz w:val="28"/>
          <w:szCs w:val="36"/>
          <w:lang w:eastAsia="zh-CN"/>
          <w14:textFill>
            <w14:solidFill>
              <w14:schemeClr w14:val="accent1"/>
            </w14:solidFill>
          </w14:textFill>
        </w:rPr>
      </w:pPr>
      <w:bookmarkStart w:id="1" w:name="_Toc131484286"/>
      <w:bookmarkStart w:id="2" w:name="_Toc129793721"/>
      <w:bookmarkStart w:id="3" w:name="_Hlk112412868"/>
    </w:p>
    <w:p>
      <w:pPr>
        <w:spacing w:before="240" w:after="0" w:line="360" w:lineRule="auto"/>
        <w:ind w:left="284" w:firstLine="567"/>
        <w:jc w:val="center"/>
        <w:outlineLvl w:val="0"/>
        <w:rPr>
          <w:rFonts w:ascii="Arial" w:hAnsi="Arial" w:cs="Arial"/>
          <w:b/>
          <w:bCs/>
          <w:color w:val="4472C4" w:themeColor="accent1"/>
          <w:sz w:val="28"/>
          <w:szCs w:val="36"/>
          <w:lang w:eastAsia="zh-CN"/>
          <w14:textFill>
            <w14:solidFill>
              <w14:schemeClr w14:val="accent1"/>
            </w14:solidFill>
          </w14:textFill>
        </w:rPr>
      </w:pPr>
      <w:bookmarkStart w:id="4" w:name="_Toc11424"/>
      <w:r>
        <w:rPr>
          <w:rFonts w:ascii="Arial" w:hAnsi="Arial" w:cs="Arial"/>
          <w:b/>
          <w:bCs/>
          <w:color w:val="4472C4" w:themeColor="accent1"/>
          <w:sz w:val="28"/>
          <w:szCs w:val="36"/>
          <w:lang w:eastAsia="zh-CN"/>
          <w14:textFill>
            <w14:solidFill>
              <w14:schemeClr w14:val="accent1"/>
            </w14:solidFill>
          </w14:textFill>
        </w:rPr>
        <w:t>GESTIÓN DE COBRO</w:t>
      </w:r>
      <w:bookmarkEnd w:id="1"/>
      <w:bookmarkEnd w:id="2"/>
      <w:bookmarkEnd w:id="4"/>
    </w:p>
    <w:bookmarkEnd w:id="3"/>
    <w:p>
      <w:pPr>
        <w:pStyle w:val="3"/>
        <w:numPr>
          <w:ilvl w:val="0"/>
          <w:numId w:val="1"/>
        </w:numPr>
        <w:tabs>
          <w:tab w:val="left" w:pos="1134"/>
          <w:tab w:val="clear" w:pos="425"/>
        </w:tabs>
        <w:spacing w:before="0"/>
        <w:ind w:left="567" w:firstLine="284"/>
        <w:rPr>
          <w:rFonts w:cs="Arial"/>
          <w:szCs w:val="24"/>
          <w:lang w:eastAsia="zh-CN"/>
        </w:rPr>
      </w:pPr>
      <w:bookmarkStart w:id="5" w:name="_Toc131484287"/>
      <w:bookmarkStart w:id="6" w:name="_Toc131518068"/>
      <w:bookmarkStart w:id="7" w:name="_Toc12727"/>
      <w:bookmarkStart w:id="8" w:name="_Toc129793722"/>
      <w:bookmarkStart w:id="9" w:name="_Hlk112412876"/>
      <w:r>
        <w:rPr>
          <w:rFonts w:cs="Arial"/>
          <w:szCs w:val="24"/>
          <w:lang w:eastAsia="zh-CN"/>
        </w:rPr>
        <w:t>Proceso Jurídico</w:t>
      </w:r>
      <w:bookmarkEnd w:id="5"/>
      <w:bookmarkEnd w:id="6"/>
      <w:bookmarkEnd w:id="7"/>
      <w:bookmarkEnd w:id="8"/>
    </w:p>
    <w:bookmarkEnd w:id="9"/>
    <w:p>
      <w:pPr>
        <w:pStyle w:val="4"/>
        <w:numPr>
          <w:ilvl w:val="1"/>
          <w:numId w:val="2"/>
        </w:numPr>
        <w:tabs>
          <w:tab w:val="left" w:pos="1134"/>
        </w:tabs>
        <w:spacing w:before="0" w:line="276" w:lineRule="auto"/>
        <w:ind w:left="313" w:firstLine="567"/>
        <w:outlineLvl w:val="0"/>
        <w:rPr>
          <w:rFonts w:cs="Arial"/>
          <w:lang w:eastAsia="zh-CN"/>
        </w:rPr>
      </w:pPr>
      <w:bookmarkStart w:id="10" w:name="_Toc129793723"/>
      <w:bookmarkStart w:id="11" w:name="_Toc131484288"/>
      <w:bookmarkStart w:id="12" w:name="_Toc131518069"/>
      <w:bookmarkStart w:id="13" w:name="_Toc3706"/>
      <w:bookmarkStart w:id="14" w:name="_Hlk112412916"/>
      <w:r>
        <w:rPr>
          <w:rFonts w:cs="Arial"/>
          <w:lang w:eastAsia="zh-CN"/>
        </w:rPr>
        <w:t>Lotes de Selección de Población</w:t>
      </w:r>
      <w:bookmarkEnd w:id="10"/>
      <w:bookmarkEnd w:id="11"/>
      <w:bookmarkEnd w:id="12"/>
      <w:bookmarkEnd w:id="13"/>
    </w:p>
    <w:bookmarkEnd w:id="14"/>
    <w:p>
      <w:pPr>
        <w:spacing w:before="240" w:after="0" w:line="360" w:lineRule="auto"/>
        <w:ind w:left="709" w:firstLine="142"/>
        <w:rPr>
          <w:rFonts w:ascii="Arial" w:hAnsi="Arial" w:eastAsia="Arial MT" w:cs="Arial"/>
          <w:sz w:val="24"/>
          <w:szCs w:val="24"/>
          <w:lang w:eastAsia="zh-CN"/>
        </w:rPr>
      </w:pPr>
      <w:r>
        <w:rPr>
          <w:rFonts w:ascii="Arial" w:hAnsi="Arial" w:eastAsia="Arial MT" w:cs="Arial"/>
          <w:sz w:val="24"/>
          <w:szCs w:val="24"/>
          <w:lang w:eastAsia="zh-CN"/>
        </w:rPr>
        <w:t xml:space="preserve">La ruta de acceso al módulo es la siguiente: </w:t>
      </w:r>
    </w:p>
    <w:p>
      <w:pPr>
        <w:spacing w:after="0" w:line="360" w:lineRule="auto"/>
        <w:ind w:left="851" w:right="619"/>
        <w:rPr>
          <w:rFonts w:ascii="Arial" w:hAnsi="Arial" w:eastAsia="Arial MT" w:cs="Arial"/>
          <w:b/>
          <w:bCs/>
          <w:sz w:val="24"/>
          <w:szCs w:val="24"/>
          <w:lang w:eastAsia="zh-CN"/>
        </w:rPr>
      </w:pPr>
      <w:r>
        <w:rPr>
          <w:rFonts w:ascii="Arial" w:hAnsi="Arial" w:eastAsia="Arial MT" w:cs="Arial"/>
          <w:b/>
          <w:bCs/>
          <w:sz w:val="24"/>
          <w:szCs w:val="24"/>
          <w:lang w:eastAsia="zh-CN"/>
        </w:rPr>
        <w:t>Gestión de Cobro &gt; Proceso Jurídico &gt; Lotes de Selección de Población.</w:t>
      </w:r>
    </w:p>
    <w:p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635375" cy="617220"/>
            <wp:effectExtent l="38100" t="38100" r="22225" b="114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582" cy="62492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1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Ruta de Acceso</w:t>
      </w:r>
    </w:p>
    <w:p>
      <w:pPr>
        <w:spacing w:before="240" w:after="0" w:line="360" w:lineRule="auto"/>
        <w:ind w:left="709" w:firstLine="142"/>
        <w:rPr>
          <w:rFonts w:ascii="Arial" w:hAnsi="Arial" w:eastAsia="Arial MT" w:cs="Arial"/>
          <w:i/>
          <w:iCs/>
          <w:color w:val="7F7F7F" w:themeColor="background1" w:themeShade="80"/>
          <w:sz w:val="24"/>
          <w:szCs w:val="24"/>
          <w:lang w:eastAsia="zh-CN"/>
        </w:rPr>
      </w:pPr>
      <w:r>
        <w:rPr>
          <w:rFonts w:ascii="Arial" w:hAnsi="Arial" w:eastAsia="Arial MT" w:cs="Arial"/>
          <w:sz w:val="24"/>
          <w:szCs w:val="24"/>
          <w:lang w:eastAsia="zh-CN"/>
        </w:rPr>
        <w:t>Se realizar el proceso de gestión de cobro</w:t>
      </w:r>
      <w:r>
        <w:rPr>
          <w:rFonts w:ascii="Arial" w:hAnsi="Arial" w:eastAsia="Arial MT" w:cs="Arial"/>
          <w:i/>
          <w:iCs/>
          <w:color w:val="7F7F7F" w:themeColor="background1" w:themeShade="80"/>
          <w:sz w:val="24"/>
          <w:szCs w:val="24"/>
          <w:lang w:eastAsia="zh-CN"/>
        </w:rPr>
        <w:t>.</w:t>
      </w:r>
    </w:p>
    <w:p>
      <w:pPr>
        <w:keepNext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193030" cy="2238375"/>
            <wp:effectExtent l="38100" t="38100" r="45720" b="476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7741" cy="224949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2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Lotes de Selección de Población</w:t>
      </w:r>
    </w:p>
    <w:p>
      <w:pPr>
        <w:tabs>
          <w:tab w:val="left" w:pos="9639"/>
        </w:tabs>
        <w:spacing w:after="0" w:line="360" w:lineRule="auto"/>
        <w:ind w:left="709" w:firstLine="142"/>
        <w:rPr>
          <w:ins w:id="13" w:author="lvetancourt" w:date="2023-04-10T09:59:38Z"/>
          <w:rFonts w:ascii="Arial" w:hAnsi="Arial" w:eastAsia="Arial MT" w:cs="Arial"/>
          <w:sz w:val="24"/>
          <w:szCs w:val="24"/>
          <w:lang w:eastAsia="zh-CN"/>
        </w:rPr>
      </w:pPr>
    </w:p>
    <w:p>
      <w:pPr>
        <w:tabs>
          <w:tab w:val="left" w:pos="9639"/>
        </w:tabs>
        <w:spacing w:after="0" w:line="360" w:lineRule="auto"/>
        <w:ind w:left="709" w:firstLine="142"/>
        <w:rPr>
          <w:ins w:id="14" w:author="lvetancourt" w:date="2023-04-10T09:59:49Z"/>
          <w:rFonts w:ascii="Arial" w:hAnsi="Arial" w:eastAsia="Arial MT" w:cs="Arial"/>
          <w:sz w:val="24"/>
          <w:szCs w:val="24"/>
          <w:lang w:eastAsia="zh-CN"/>
        </w:rPr>
      </w:pPr>
    </w:p>
    <w:p>
      <w:pPr>
        <w:tabs>
          <w:tab w:val="left" w:pos="9639"/>
        </w:tabs>
        <w:spacing w:after="0" w:line="360" w:lineRule="auto"/>
        <w:ind w:left="709" w:firstLine="142"/>
        <w:rPr>
          <w:ins w:id="15" w:author="lvetancourt" w:date="2023-04-10T09:59:50Z"/>
          <w:rFonts w:ascii="Arial" w:hAnsi="Arial" w:eastAsia="Arial MT" w:cs="Arial"/>
          <w:sz w:val="24"/>
          <w:szCs w:val="24"/>
          <w:lang w:eastAsia="zh-CN"/>
        </w:rPr>
      </w:pPr>
    </w:p>
    <w:p>
      <w:pPr>
        <w:tabs>
          <w:tab w:val="left" w:pos="9639"/>
        </w:tabs>
        <w:spacing w:after="0" w:line="360" w:lineRule="auto"/>
        <w:ind w:left="709" w:firstLine="142"/>
        <w:rPr>
          <w:ins w:id="16" w:author="lvetancourt" w:date="2023-04-10T09:59:50Z"/>
          <w:rFonts w:ascii="Arial" w:hAnsi="Arial" w:eastAsia="Arial MT" w:cs="Arial"/>
          <w:sz w:val="24"/>
          <w:szCs w:val="24"/>
          <w:lang w:eastAsia="zh-CN"/>
        </w:rPr>
      </w:pPr>
    </w:p>
    <w:p>
      <w:pPr>
        <w:tabs>
          <w:tab w:val="left" w:pos="9639"/>
        </w:tabs>
        <w:spacing w:after="0" w:line="360" w:lineRule="auto"/>
        <w:ind w:left="709" w:firstLine="142"/>
        <w:rPr>
          <w:ins w:id="17" w:author="lvetancourt" w:date="2023-04-10T09:59:50Z"/>
          <w:rFonts w:ascii="Arial" w:hAnsi="Arial" w:eastAsia="Arial MT" w:cs="Arial"/>
          <w:sz w:val="24"/>
          <w:szCs w:val="24"/>
          <w:lang w:eastAsia="zh-CN"/>
        </w:rPr>
      </w:pPr>
    </w:p>
    <w:p>
      <w:pPr>
        <w:tabs>
          <w:tab w:val="left" w:pos="9639"/>
        </w:tabs>
        <w:spacing w:after="0" w:line="360" w:lineRule="auto"/>
        <w:ind w:left="709" w:firstLine="142"/>
        <w:rPr>
          <w:ins w:id="18" w:author="lvetancourt" w:date="2023-04-10T09:59:50Z"/>
          <w:rFonts w:ascii="Arial" w:hAnsi="Arial" w:eastAsia="Arial MT" w:cs="Arial"/>
          <w:sz w:val="24"/>
          <w:szCs w:val="24"/>
          <w:lang w:eastAsia="zh-CN"/>
        </w:rPr>
      </w:pPr>
    </w:p>
    <w:p>
      <w:pPr>
        <w:tabs>
          <w:tab w:val="left" w:pos="9639"/>
        </w:tabs>
        <w:spacing w:after="0" w:line="360" w:lineRule="auto"/>
        <w:ind w:left="709" w:firstLine="142"/>
        <w:rPr>
          <w:ins w:id="19" w:author="lvetancourt" w:date="2023-04-10T09:59:50Z"/>
          <w:rFonts w:ascii="Arial" w:hAnsi="Arial" w:eastAsia="Arial MT" w:cs="Arial"/>
          <w:sz w:val="24"/>
          <w:szCs w:val="24"/>
          <w:lang w:eastAsia="zh-CN"/>
        </w:rPr>
      </w:pPr>
    </w:p>
    <w:p>
      <w:pPr>
        <w:tabs>
          <w:tab w:val="left" w:pos="9639"/>
        </w:tabs>
        <w:spacing w:after="0" w:line="360" w:lineRule="auto"/>
        <w:ind w:left="709" w:firstLine="142"/>
        <w:rPr>
          <w:ins w:id="20" w:author="lvetancourt" w:date="2023-04-10T09:59:51Z"/>
          <w:rFonts w:ascii="Arial" w:hAnsi="Arial" w:eastAsia="Arial MT" w:cs="Arial"/>
          <w:sz w:val="24"/>
          <w:szCs w:val="24"/>
          <w:lang w:eastAsia="zh-CN"/>
        </w:rPr>
      </w:pPr>
    </w:p>
    <w:p>
      <w:pPr>
        <w:tabs>
          <w:tab w:val="left" w:pos="9639"/>
        </w:tabs>
        <w:spacing w:after="0" w:line="360" w:lineRule="auto"/>
        <w:ind w:left="0" w:firstLine="0"/>
        <w:rPr>
          <w:ins w:id="21" w:author="lvetancourt" w:date="2023-04-10T09:59:52Z"/>
          <w:rFonts w:ascii="Arial" w:hAnsi="Arial" w:eastAsia="Arial MT" w:cs="Arial"/>
          <w:sz w:val="24"/>
          <w:szCs w:val="24"/>
          <w:lang w:eastAsia="zh-CN"/>
        </w:rPr>
      </w:pPr>
    </w:p>
    <w:p>
      <w:pPr>
        <w:tabs>
          <w:tab w:val="left" w:pos="9639"/>
        </w:tabs>
        <w:spacing w:after="0" w:line="360" w:lineRule="auto"/>
        <w:ind w:left="709" w:firstLine="142"/>
        <w:rPr>
          <w:rFonts w:ascii="Arial" w:hAnsi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 MT" w:cs="Arial"/>
          <w:sz w:val="24"/>
          <w:szCs w:val="24"/>
          <w:lang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5152390</wp:posOffset>
            </wp:positionH>
            <wp:positionV relativeFrom="paragraph">
              <wp:posOffset>12065</wp:posOffset>
            </wp:positionV>
            <wp:extent cx="821055" cy="191770"/>
            <wp:effectExtent l="19050" t="19050" r="17145" b="17780"/>
            <wp:wrapNone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n 18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55" cy="1917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Arial MT" w:cs="Arial"/>
          <w:sz w:val="24"/>
          <w:szCs w:val="24"/>
          <w:lang w:eastAsia="zh-CN"/>
        </w:rPr>
        <w:t>Presione</w:t>
      </w:r>
      <w:r>
        <w:rPr>
          <w:rFonts w:ascii="Arial" w:hAnsi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clic en el botón para proceder a iniciar el proceso de cobro</w:t>
      </w:r>
    </w:p>
    <w:p>
      <w:pPr>
        <w:tabs>
          <w:tab w:val="left" w:pos="9639"/>
        </w:tabs>
        <w:spacing w:after="0" w:line="360" w:lineRule="auto"/>
        <w:ind w:left="851"/>
        <w:rPr>
          <w:rFonts w:ascii="Arial" w:hAnsi="Arial" w:cs="Arial"/>
          <w:sz w:val="24"/>
          <w:szCs w:val="24"/>
        </w:rPr>
      </w:pPr>
      <w:r>
        <w:rPr>
          <w:rFonts w:ascii="Arial" w:hAnsi="Arial" w:eastAsia="Arial MT" w:cs="Arial"/>
          <w:sz w:val="24"/>
          <w:szCs w:val="24"/>
          <w:lang w:eastAsia="zh-CN"/>
        </w:rPr>
        <w:t>En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eastAsia="Arial MT" w:cs="Arial"/>
          <w:sz w:val="24"/>
          <w:szCs w:val="24"/>
          <w:lang w:eastAsia="zh-CN"/>
        </w:rPr>
        <w:t>la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eastAsia="Arial MT" w:cs="Arial"/>
          <w:sz w:val="24"/>
          <w:szCs w:val="24"/>
          <w:lang w:eastAsia="zh-CN"/>
        </w:rPr>
        <w:t>siguiente</w:t>
      </w:r>
      <w:r>
        <w:rPr>
          <w:rFonts w:ascii="Arial" w:hAnsi="Arial" w:cs="Arial"/>
          <w:sz w:val="24"/>
          <w:szCs w:val="24"/>
        </w:rPr>
        <w:t xml:space="preserve"> ventana, realice los siguientes pasos: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286375" cy="1780540"/>
            <wp:effectExtent l="38100" t="38100" r="47625" b="29210"/>
            <wp:docPr id="196" name="Imagen 196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n 196" descr="Interfaz de usuario gráfica, Texto, Aplicación, Teams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946" cy="179555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3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Parámetros de Búsqueda</w:t>
      </w:r>
    </w:p>
    <w:p>
      <w:pPr>
        <w:pStyle w:val="25"/>
        <w:numPr>
          <w:ilvl w:val="0"/>
          <w:numId w:val="3"/>
        </w:numPr>
        <w:tabs>
          <w:tab w:val="left" w:pos="1134"/>
          <w:tab w:val="clear" w:pos="425"/>
        </w:tabs>
        <w:spacing w:after="0" w:line="360" w:lineRule="auto"/>
        <w:ind w:left="851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1822450</wp:posOffset>
            </wp:positionH>
            <wp:positionV relativeFrom="paragraph">
              <wp:posOffset>260350</wp:posOffset>
            </wp:positionV>
            <wp:extent cx="598805" cy="199390"/>
            <wp:effectExtent l="19050" t="19050" r="10795" b="1016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1993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Digite la identificación del sujeto.</w:t>
      </w:r>
    </w:p>
    <w:p>
      <w:pPr>
        <w:pStyle w:val="25"/>
        <w:numPr>
          <w:ilvl w:val="0"/>
          <w:numId w:val="3"/>
        </w:numPr>
        <w:tabs>
          <w:tab w:val="left" w:pos="1134"/>
          <w:tab w:val="clear" w:pos="425"/>
        </w:tabs>
        <w:spacing w:after="0" w:line="360" w:lineRule="auto"/>
        <w:ind w:left="851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 en el botón</w:t>
      </w:r>
    </w:p>
    <w:p>
      <w:pPr>
        <w:pStyle w:val="25"/>
        <w:numPr>
          <w:ilvl w:val="0"/>
          <w:numId w:val="3"/>
        </w:numPr>
        <w:tabs>
          <w:tab w:val="left" w:pos="1134"/>
          <w:tab w:val="clear" w:pos="425"/>
        </w:tabs>
        <w:spacing w:after="0" w:line="360" w:lineRule="auto"/>
        <w:ind w:left="851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Seleccione el concepto asociado a la vigencia.</w:t>
      </w:r>
    </w:p>
    <w:p>
      <w:pPr>
        <w:pStyle w:val="25"/>
        <w:numPr>
          <w:ilvl w:val="0"/>
          <w:numId w:val="3"/>
        </w:numPr>
        <w:tabs>
          <w:tab w:val="left" w:pos="1134"/>
          <w:tab w:val="clear" w:pos="425"/>
        </w:tabs>
        <w:spacing w:after="0" w:line="360" w:lineRule="auto"/>
        <w:ind w:left="851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1250950</wp:posOffset>
            </wp:positionH>
            <wp:positionV relativeFrom="paragraph">
              <wp:posOffset>14605</wp:posOffset>
            </wp:positionV>
            <wp:extent cx="838835" cy="179070"/>
            <wp:effectExtent l="19050" t="19050" r="18415" b="1143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1790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Clic en </w:t>
      </w:r>
    </w:p>
    <w:p>
      <w:pPr>
        <w:spacing w:before="240" w:after="0" w:line="360" w:lineRule="auto"/>
        <w:ind w:left="709" w:firstLine="142"/>
        <w:rPr>
          <w:rFonts w:ascii="Arial" w:hAnsi="Arial" w:cs="Arial"/>
          <w:sz w:val="24"/>
          <w:szCs w:val="24"/>
        </w:rPr>
      </w:pPr>
      <w:r>
        <w:rPr>
          <w:rFonts w:ascii="Arial" w:hAnsi="Arial" w:eastAsia="Arial MT" w:cs="Arial"/>
          <w:sz w:val="24"/>
          <w:szCs w:val="24"/>
          <w:lang w:eastAsia="zh-CN"/>
        </w:rPr>
        <w:t>Después</w:t>
      </w:r>
      <w:r>
        <w:rPr>
          <w:rFonts w:ascii="Arial" w:hAnsi="Arial" w:cs="Arial"/>
          <w:sz w:val="24"/>
          <w:szCs w:val="24"/>
        </w:rPr>
        <w:t xml:space="preserve"> de insertar, en la sección </w:t>
      </w:r>
      <w:r>
        <w:rPr>
          <w:rFonts w:ascii="Arial" w:hAnsi="Arial" w:cs="Arial"/>
          <w:b/>
          <w:bCs/>
          <w:sz w:val="24"/>
          <w:szCs w:val="24"/>
        </w:rPr>
        <w:t>Datos del Lote,</w:t>
      </w:r>
      <w:r>
        <w:rPr>
          <w:rFonts w:ascii="Arial" w:hAnsi="Arial" w:cs="Arial"/>
          <w:sz w:val="24"/>
          <w:szCs w:val="24"/>
        </w:rPr>
        <w:t xml:space="preserve"> se visualiza esta ventana:</w:t>
      </w:r>
    </w:p>
    <w:p>
      <w:pPr>
        <w:pStyle w:val="25"/>
        <w:keepNext/>
        <w:tabs>
          <w:tab w:val="left" w:pos="425"/>
        </w:tabs>
        <w:spacing w:before="240" w:after="0" w:line="360" w:lineRule="auto"/>
        <w:ind w:left="425" w:hanging="14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306060" cy="1329690"/>
            <wp:effectExtent l="38100" t="38100" r="46990" b="41910"/>
            <wp:docPr id="6" name="Imagen 6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3961" cy="133404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4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Datos del Lote</w:t>
      </w:r>
    </w:p>
    <w:p>
      <w:pPr>
        <w:pStyle w:val="25"/>
        <w:numPr>
          <w:ilvl w:val="0"/>
          <w:numId w:val="3"/>
        </w:numPr>
        <w:tabs>
          <w:tab w:val="left" w:pos="1134"/>
          <w:tab w:val="clear" w:pos="425"/>
        </w:tabs>
        <w:spacing w:after="0" w:line="360" w:lineRule="auto"/>
        <w:ind w:left="851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1260475</wp:posOffset>
            </wp:positionH>
            <wp:positionV relativeFrom="paragraph">
              <wp:posOffset>26670</wp:posOffset>
            </wp:positionV>
            <wp:extent cx="873125" cy="184150"/>
            <wp:effectExtent l="19050" t="19050" r="22225" b="2540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1841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Clic en </w:t>
      </w:r>
    </w:p>
    <w:p>
      <w:pPr>
        <w:spacing w:before="240" w:after="0" w:line="360" w:lineRule="auto"/>
        <w:ind w:left="709" w:firstLine="142"/>
        <w:rPr>
          <w:ins w:id="22" w:author="lvetancourt" w:date="2023-04-10T10:01:49Z"/>
          <w:rFonts w:ascii="Arial" w:hAnsi="Arial" w:cs="Arial"/>
          <w:sz w:val="24"/>
          <w:szCs w:val="24"/>
        </w:rPr>
      </w:pPr>
    </w:p>
    <w:p>
      <w:pPr>
        <w:spacing w:before="240" w:after="0" w:line="360" w:lineRule="auto"/>
        <w:ind w:left="709" w:firstLine="142"/>
        <w:rPr>
          <w:ins w:id="23" w:author="lvetancourt" w:date="2023-04-10T10:01:49Z"/>
          <w:rFonts w:ascii="Arial" w:hAnsi="Arial" w:cs="Arial"/>
          <w:sz w:val="24"/>
          <w:szCs w:val="24"/>
        </w:rPr>
      </w:pPr>
    </w:p>
    <w:p>
      <w:pPr>
        <w:spacing w:before="240" w:after="0" w:line="360" w:lineRule="auto"/>
        <w:ind w:left="709" w:firstLine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continuar con el proceso, siga los siguientes pasos:</w:t>
      </w:r>
    </w:p>
    <w:p>
      <w:pPr>
        <w:spacing w:after="0" w:line="240" w:lineRule="auto"/>
        <w:ind w:firstLine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400675" cy="1667510"/>
            <wp:effectExtent l="38100" t="38100" r="47625" b="46990"/>
            <wp:docPr id="195" name="Imagen 19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291" cy="168715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  <w:rPr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5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Consulta de Lote</w:t>
      </w:r>
    </w:p>
    <w:p>
      <w:pPr>
        <w:pStyle w:val="25"/>
        <w:numPr>
          <w:ilvl w:val="0"/>
          <w:numId w:val="4"/>
        </w:numPr>
        <w:tabs>
          <w:tab w:val="left" w:pos="993"/>
          <w:tab w:val="left" w:pos="1134"/>
          <w:tab w:val="clear" w:pos="425"/>
        </w:tabs>
        <w:spacing w:after="0" w:line="360" w:lineRule="auto"/>
        <w:ind w:firstLine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Seleccione el lote.</w:t>
      </w:r>
    </w:p>
    <w:p>
      <w:pPr>
        <w:pStyle w:val="25"/>
        <w:numPr>
          <w:ilvl w:val="0"/>
          <w:numId w:val="4"/>
        </w:numPr>
        <w:tabs>
          <w:tab w:val="left" w:pos="993"/>
          <w:tab w:val="left" w:pos="1134"/>
          <w:tab w:val="clear" w:pos="425"/>
        </w:tabs>
        <w:spacing w:after="0" w:line="360" w:lineRule="auto"/>
        <w:ind w:firstLine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1250950</wp:posOffset>
            </wp:positionH>
            <wp:positionV relativeFrom="paragraph">
              <wp:posOffset>5080</wp:posOffset>
            </wp:positionV>
            <wp:extent cx="598805" cy="199390"/>
            <wp:effectExtent l="19050" t="19050" r="10795" b="1016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1993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Clic en </w:t>
      </w:r>
    </w:p>
    <w:p>
      <w:pPr>
        <w:pStyle w:val="25"/>
        <w:numPr>
          <w:ilvl w:val="0"/>
          <w:numId w:val="4"/>
        </w:numPr>
        <w:tabs>
          <w:tab w:val="left" w:pos="993"/>
          <w:tab w:val="left" w:pos="1134"/>
          <w:tab w:val="clear" w:pos="425"/>
        </w:tabs>
        <w:spacing w:after="0" w:line="360" w:lineRule="auto"/>
        <w:ind w:firstLine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1250950</wp:posOffset>
            </wp:positionH>
            <wp:positionV relativeFrom="paragraph">
              <wp:posOffset>247015</wp:posOffset>
            </wp:positionV>
            <wp:extent cx="824230" cy="255905"/>
            <wp:effectExtent l="19050" t="19050" r="13970" b="10795"/>
            <wp:wrapNone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4230" cy="2559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Seleccione el sujeto.</w:t>
      </w:r>
    </w:p>
    <w:p>
      <w:pPr>
        <w:pStyle w:val="25"/>
        <w:numPr>
          <w:ilvl w:val="0"/>
          <w:numId w:val="4"/>
        </w:numPr>
        <w:tabs>
          <w:tab w:val="left" w:pos="993"/>
          <w:tab w:val="left" w:pos="1134"/>
          <w:tab w:val="clear" w:pos="425"/>
        </w:tabs>
        <w:spacing w:after="0" w:line="360" w:lineRule="auto"/>
        <w:ind w:left="0" w:firstLine="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 en </w:t>
      </w:r>
    </w:p>
    <w:p>
      <w:pPr>
        <w:spacing w:before="240" w:after="0" w:line="360" w:lineRule="auto"/>
        <w:ind w:left="709" w:firstLine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visualiza  la siguiente ventana, siga los siguientes  pasos:</w:t>
      </w:r>
    </w:p>
    <w:p>
      <w:pPr>
        <w:spacing w:after="0" w:line="240" w:lineRule="auto"/>
        <w:ind w:hanging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4981575" cy="2245995"/>
            <wp:effectExtent l="38100" t="38100" r="28575" b="40005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n 2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812" cy="225494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>
      <w:pPr>
        <w:pStyle w:val="11"/>
        <w:spacing w:after="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6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Selección del Flujo</w:t>
      </w:r>
    </w:p>
    <w:p>
      <w:pPr>
        <w:pStyle w:val="25"/>
        <w:numPr>
          <w:ilvl w:val="0"/>
          <w:numId w:val="5"/>
        </w:numPr>
        <w:tabs>
          <w:tab w:val="left" w:pos="1134"/>
          <w:tab w:val="clear" w:pos="425"/>
        </w:tabs>
        <w:spacing w:before="240" w:after="0" w:line="360" w:lineRule="auto"/>
        <w:ind w:left="993" w:hanging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Seleccione el </w:t>
      </w:r>
      <w:r>
        <w:rPr>
          <w:rFonts w:ascii="Arial" w:hAnsi="Arial" w:cs="Arial"/>
          <w:b/>
          <w:bCs/>
          <w:sz w:val="24"/>
          <w:szCs w:val="24"/>
        </w:rPr>
        <w:t>Flujo</w:t>
      </w:r>
      <w:r>
        <w:rPr>
          <w:rFonts w:ascii="Arial" w:hAnsi="Arial" w:cs="Arial"/>
          <w:sz w:val="24"/>
          <w:szCs w:val="24"/>
        </w:rPr>
        <w:t>.</w:t>
      </w:r>
    </w:p>
    <w:p>
      <w:pPr>
        <w:pStyle w:val="25"/>
        <w:numPr>
          <w:ilvl w:val="0"/>
          <w:numId w:val="5"/>
        </w:numPr>
        <w:tabs>
          <w:tab w:val="left" w:pos="1134"/>
          <w:tab w:val="clear" w:pos="425"/>
        </w:tabs>
        <w:spacing w:before="240" w:after="0" w:line="360" w:lineRule="auto"/>
        <w:ind w:left="993" w:hanging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Seleccione el </w:t>
      </w:r>
      <w:r>
        <w:rPr>
          <w:rFonts w:ascii="Arial" w:hAnsi="Arial" w:cs="Arial"/>
          <w:b/>
          <w:bCs/>
          <w:sz w:val="24"/>
          <w:szCs w:val="24"/>
        </w:rPr>
        <w:t>Tipo de Plantilla</w:t>
      </w:r>
      <w:r>
        <w:rPr>
          <w:rFonts w:ascii="Arial" w:hAnsi="Arial" w:cs="Arial"/>
          <w:sz w:val="24"/>
          <w:szCs w:val="24"/>
        </w:rPr>
        <w:t>.</w:t>
      </w:r>
    </w:p>
    <w:p>
      <w:pPr>
        <w:pStyle w:val="25"/>
        <w:numPr>
          <w:ilvl w:val="0"/>
          <w:numId w:val="5"/>
        </w:numPr>
        <w:tabs>
          <w:tab w:val="left" w:pos="1134"/>
          <w:tab w:val="clear" w:pos="425"/>
        </w:tabs>
        <w:spacing w:before="240" w:after="0" w:line="360" w:lineRule="auto"/>
        <w:ind w:left="993" w:hanging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1241425</wp:posOffset>
            </wp:positionH>
            <wp:positionV relativeFrom="paragraph">
              <wp:posOffset>264160</wp:posOffset>
            </wp:positionV>
            <wp:extent cx="607060" cy="202565"/>
            <wp:effectExtent l="19050" t="19050" r="21590" b="2603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" cy="2025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Seleccione la </w:t>
      </w:r>
      <w:r>
        <w:rPr>
          <w:rFonts w:ascii="Arial" w:hAnsi="Arial" w:cs="Arial"/>
          <w:b/>
          <w:bCs/>
          <w:sz w:val="24"/>
          <w:szCs w:val="24"/>
        </w:rPr>
        <w:t>Regla de Proceso de Cobro Jurídico.</w:t>
      </w:r>
    </w:p>
    <w:p>
      <w:pPr>
        <w:pStyle w:val="25"/>
        <w:numPr>
          <w:ilvl w:val="0"/>
          <w:numId w:val="5"/>
        </w:numPr>
        <w:tabs>
          <w:tab w:val="left" w:pos="1134"/>
          <w:tab w:val="clear" w:pos="425"/>
        </w:tabs>
        <w:spacing w:before="240" w:after="0" w:line="360" w:lineRule="auto"/>
        <w:ind w:left="993" w:hanging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 en </w:t>
      </w:r>
    </w:p>
    <w:p>
      <w:pPr>
        <w:pStyle w:val="25"/>
        <w:numPr>
          <w:ilvl w:val="0"/>
          <w:numId w:val="5"/>
        </w:numPr>
        <w:tabs>
          <w:tab w:val="left" w:pos="1134"/>
          <w:tab w:val="clear" w:pos="425"/>
        </w:tabs>
        <w:spacing w:before="240" w:after="0" w:line="360" w:lineRule="auto"/>
        <w:ind w:left="993" w:hanging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1241425</wp:posOffset>
            </wp:positionH>
            <wp:positionV relativeFrom="paragraph">
              <wp:posOffset>5080</wp:posOffset>
            </wp:positionV>
            <wp:extent cx="1101725" cy="195580"/>
            <wp:effectExtent l="19050" t="19050" r="22225" b="1397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725" cy="1955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Clic en </w:t>
      </w:r>
    </w:p>
    <w:p>
      <w:pPr>
        <w:spacing w:after="0" w:line="240" w:lineRule="auto"/>
        <w:ind w:left="709" w:firstLine="142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ind w:left="709" w:firstLine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visualiza la ventana para continuar </w:t>
      </w:r>
    </w:p>
    <w:p>
      <w:pPr>
        <w:pStyle w:val="25"/>
        <w:numPr>
          <w:ilvl w:val="0"/>
          <w:numId w:val="5"/>
        </w:numPr>
        <w:tabs>
          <w:tab w:val="left" w:pos="1134"/>
          <w:tab w:val="clear" w:pos="425"/>
        </w:tabs>
        <w:spacing w:before="240" w:line="360" w:lineRule="auto"/>
        <w:ind w:left="993" w:hanging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2460625</wp:posOffset>
            </wp:positionH>
            <wp:positionV relativeFrom="paragraph">
              <wp:posOffset>149860</wp:posOffset>
            </wp:positionV>
            <wp:extent cx="478790" cy="186055"/>
            <wp:effectExtent l="19050" t="19050" r="16510" b="2349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" cy="1860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Presione Clic en el botón</w:t>
      </w:r>
    </w:p>
    <w:p>
      <w:pPr>
        <w:keepNext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657475" cy="1027430"/>
            <wp:effectExtent l="38100" t="38100" r="28575" b="3937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7468" cy="10431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276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7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Confirmación de Inicio de Proceso Jurídico</w:t>
      </w:r>
    </w:p>
    <w:p>
      <w:pPr>
        <w:spacing w:after="0" w:line="240" w:lineRule="auto"/>
      </w:pPr>
    </w:p>
    <w:p>
      <w:pPr>
        <w:spacing w:after="0" w:line="360" w:lineRule="auto"/>
        <w:ind w:left="851" w:right="619"/>
      </w:pPr>
      <w:r>
        <w:rPr>
          <w:rFonts w:ascii="Arial" w:hAnsi="Arial" w:cs="Arial"/>
          <w:sz w:val="24"/>
          <w:szCs w:val="24"/>
        </w:rPr>
        <w:t>En la ventana se evidencia que el proceso jurídico está marcado con la opción “</w:t>
      </w:r>
      <w:r>
        <w:rPr>
          <w:rFonts w:ascii="Arial" w:hAnsi="Arial" w:cs="Arial"/>
          <w:b/>
          <w:bCs/>
          <w:sz w:val="24"/>
          <w:szCs w:val="24"/>
        </w:rPr>
        <w:t>Si</w:t>
      </w:r>
      <w:r>
        <w:rPr>
          <w:rFonts w:ascii="Arial" w:hAnsi="Arial" w:cs="Arial"/>
          <w:sz w:val="24"/>
          <w:szCs w:val="24"/>
        </w:rPr>
        <w:t>”,   lo que indica que fue procesado correctamente.</w:t>
      </w:r>
      <w:r>
        <w:t xml:space="preserve"> </w:t>
      </w:r>
    </w:p>
    <w:p>
      <w:pPr>
        <w:pStyle w:val="11"/>
        <w:keepNext/>
        <w:spacing w:after="0" w:line="240" w:lineRule="auto"/>
        <w:ind w:right="-90" w:hanging="142"/>
        <w:jc w:val="center"/>
      </w:pPr>
      <w:r>
        <w:rPr>
          <w:sz w:val="24"/>
          <w:szCs w:val="24"/>
        </w:rPr>
        <w:drawing>
          <wp:inline distT="0" distB="0" distL="0" distR="0">
            <wp:extent cx="5153025" cy="712470"/>
            <wp:effectExtent l="38100" t="38100" r="28575" b="30480"/>
            <wp:docPr id="193" name="Imagen 19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n 193" descr="Interfaz de usuario gráfica, Aplicación,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713" cy="72793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8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Sujetos</w:t>
      </w:r>
    </w:p>
    <w:p>
      <w:pPr>
        <w:pStyle w:val="4"/>
        <w:numPr>
          <w:ilvl w:val="1"/>
          <w:numId w:val="2"/>
        </w:numPr>
        <w:tabs>
          <w:tab w:val="left" w:pos="1134"/>
        </w:tabs>
        <w:spacing w:before="0" w:line="360" w:lineRule="auto"/>
        <w:ind w:left="821" w:firstLine="59"/>
        <w:outlineLvl w:val="0"/>
        <w:rPr>
          <w:rFonts w:cs="Arial"/>
        </w:rPr>
      </w:pPr>
      <w:bookmarkStart w:id="15" w:name="_Toc131484289"/>
      <w:bookmarkStart w:id="16" w:name="_Toc129793724"/>
      <w:bookmarkStart w:id="17" w:name="_Toc131518070"/>
      <w:bookmarkStart w:id="18" w:name="_Toc28874"/>
      <w:r>
        <w:rPr>
          <w:rFonts w:cs="Arial"/>
        </w:rPr>
        <w:t>Gestión de Procesos Jurídicos</w:t>
      </w:r>
      <w:bookmarkEnd w:id="15"/>
      <w:bookmarkEnd w:id="16"/>
      <w:bookmarkEnd w:id="17"/>
      <w:bookmarkEnd w:id="18"/>
    </w:p>
    <w:p>
      <w:pPr>
        <w:spacing w:after="0" w:line="360" w:lineRule="auto"/>
        <w:ind w:left="851" w:right="619"/>
        <w:rPr>
          <w:rFonts w:ascii="Arial" w:hAnsi="Arial" w:eastAsia="Arial MT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</w:rPr>
        <w:t>La</w:t>
      </w:r>
      <w:r>
        <w:rPr>
          <w:rFonts w:ascii="Arial" w:hAnsi="Arial" w:eastAsia="Arial MT" w:cs="Arial"/>
          <w:sz w:val="24"/>
          <w:szCs w:val="24"/>
          <w:lang w:eastAsia="zh-CN"/>
        </w:rPr>
        <w:t xml:space="preserve"> ruta de acceso al módulo es la siguiente: </w:t>
      </w:r>
    </w:p>
    <w:p>
      <w:pPr>
        <w:spacing w:after="0" w:line="360" w:lineRule="auto"/>
        <w:ind w:left="851"/>
        <w:rPr>
          <w:rFonts w:ascii="Arial" w:hAnsi="Arial" w:eastAsia="Arial MT" w:cs="Arial"/>
          <w:b/>
          <w:bCs/>
          <w:sz w:val="24"/>
          <w:szCs w:val="24"/>
          <w:lang w:eastAsia="zh-CN"/>
        </w:rPr>
      </w:pPr>
      <w:r>
        <w:rPr>
          <w:rFonts w:ascii="Arial" w:hAnsi="Arial" w:eastAsia="Arial MT" w:cs="Arial"/>
          <w:b/>
          <w:bCs/>
          <w:sz w:val="24"/>
          <w:szCs w:val="24"/>
          <w:lang w:eastAsia="zh-CN"/>
        </w:rPr>
        <w:t>Gestión de Cobro &gt; Procesos Jurídicos &gt; Gestión de Procesos Jurídicos.</w:t>
      </w:r>
    </w:p>
    <w:p>
      <w:pPr>
        <w:keepNext/>
        <w:spacing w:after="0" w:line="276" w:lineRule="auto"/>
        <w:ind w:firstLine="14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820795" cy="647700"/>
            <wp:effectExtent l="38100" t="38100" r="46355" b="381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9451" cy="66092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/>
        <w:spacing w:after="0" w:line="276" w:lineRule="auto"/>
        <w:ind w:firstLine="142"/>
        <w:jc w:val="center"/>
        <w:rPr>
          <w:rFonts w:ascii="Arial" w:hAnsi="Arial" w:cs="Arial" w:eastAsiaTheme="majorEastAsia"/>
          <w:i/>
          <w:iCs/>
          <w:color w:val="0070C0"/>
          <w:sz w:val="18"/>
          <w:szCs w:val="18"/>
        </w:rPr>
      </w:pP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t>9</w:t>
      </w: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t>. Ruta de Acceso</w:t>
      </w:r>
    </w:p>
    <w:p>
      <w:pPr>
        <w:spacing w:after="0" w:line="240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eastAsia="Arial MT" w:cs="Arial"/>
          <w:sz w:val="24"/>
          <w:szCs w:val="24"/>
          <w:lang w:eastAsia="zh-CN"/>
        </w:rPr>
        <w:t>Siga</w:t>
      </w:r>
      <w:r>
        <w:rPr>
          <w:rFonts w:ascii="Arial" w:hAnsi="Arial" w:cs="Arial"/>
          <w:sz w:val="24"/>
          <w:szCs w:val="24"/>
        </w:rPr>
        <w:t xml:space="preserve"> los siguientes pasos:</w:t>
      </w:r>
    </w:p>
    <w:p>
      <w:pPr>
        <w:pStyle w:val="25"/>
        <w:numPr>
          <w:ilvl w:val="0"/>
          <w:numId w:val="6"/>
        </w:numPr>
        <w:tabs>
          <w:tab w:val="left" w:pos="1134"/>
          <w:tab w:val="clear" w:pos="425"/>
        </w:tabs>
        <w:spacing w:before="240" w:after="0" w:line="360" w:lineRule="auto"/>
        <w:ind w:left="709" w:firstLine="142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 en </w:t>
      </w:r>
      <w:r>
        <w:rPr>
          <w:rFonts w:ascii="Arial" w:hAnsi="Arial" w:cs="Arial"/>
          <w:b/>
          <w:bCs/>
          <w:sz w:val="24"/>
          <w:szCs w:val="24"/>
        </w:rPr>
        <w:t>Oficio Persuasivo</w:t>
      </w:r>
    </w:p>
    <w:p>
      <w:pPr>
        <w:pStyle w:val="25"/>
        <w:numPr>
          <w:ilvl w:val="0"/>
          <w:numId w:val="6"/>
        </w:numPr>
        <w:tabs>
          <w:tab w:val="left" w:pos="1134"/>
          <w:tab w:val="clear" w:pos="425"/>
        </w:tabs>
        <w:spacing w:before="240" w:after="0" w:line="360" w:lineRule="auto"/>
        <w:ind w:left="709" w:firstLine="14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1250950</wp:posOffset>
            </wp:positionH>
            <wp:positionV relativeFrom="paragraph">
              <wp:posOffset>237490</wp:posOffset>
            </wp:positionV>
            <wp:extent cx="733425" cy="298450"/>
            <wp:effectExtent l="19050" t="19050" r="9525" b="26035"/>
            <wp:wrapNone/>
            <wp:docPr id="133" name="Imagen 1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133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008" cy="29968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Seleccione el </w:t>
      </w:r>
      <w:r>
        <w:rPr>
          <w:rFonts w:ascii="Arial" w:hAnsi="Arial" w:cs="Arial"/>
          <w:b/>
          <w:bCs/>
          <w:sz w:val="24"/>
          <w:szCs w:val="24"/>
        </w:rPr>
        <w:t>Número de Proceso</w:t>
      </w:r>
      <w:r>
        <w:rPr>
          <w:rFonts w:ascii="Arial" w:hAnsi="Arial" w:cs="Arial"/>
          <w:sz w:val="24"/>
          <w:szCs w:val="24"/>
        </w:rPr>
        <w:t>.</w:t>
      </w:r>
    </w:p>
    <w:p>
      <w:pPr>
        <w:pStyle w:val="25"/>
        <w:numPr>
          <w:ilvl w:val="0"/>
          <w:numId w:val="6"/>
        </w:numPr>
        <w:tabs>
          <w:tab w:val="left" w:pos="1134"/>
          <w:tab w:val="clear" w:pos="425"/>
        </w:tabs>
        <w:spacing w:before="240" w:after="0" w:line="360" w:lineRule="auto"/>
        <w:ind w:left="709" w:firstLine="14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 en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keepNext/>
        <w:spacing w:after="0" w:line="240" w:lineRule="auto"/>
        <w:ind w:left="851" w:right="619"/>
        <w:jc w:val="center"/>
      </w:pPr>
      <w:r>
        <w:rPr>
          <w:rFonts w:ascii="Arial" w:hAnsi="Arial" w:cs="Arial"/>
        </w:rPr>
        <w:drawing>
          <wp:inline distT="0" distB="0" distL="0" distR="0">
            <wp:extent cx="5334000" cy="2249170"/>
            <wp:effectExtent l="38100" t="38100" r="38100" b="36830"/>
            <wp:docPr id="198" name="Imagen 19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n 198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1853" cy="225669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76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10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.Etapas Procesos Jurídicos</w:t>
      </w:r>
    </w:p>
    <w:p>
      <w:pPr>
        <w:spacing w:after="0" w:line="360" w:lineRule="auto"/>
        <w:ind w:left="851" w:right="61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visualiza la ventana del </w:t>
      </w:r>
      <w:r>
        <w:rPr>
          <w:rFonts w:ascii="Arial" w:hAnsi="Arial" w:cs="Arial"/>
          <w:b/>
          <w:bCs/>
          <w:sz w:val="24"/>
          <w:szCs w:val="24"/>
        </w:rPr>
        <w:t>Proceso Masivo de Etapas.</w:t>
      </w:r>
    </w:p>
    <w:p>
      <w:pPr>
        <w:pStyle w:val="25"/>
        <w:tabs>
          <w:tab w:val="left" w:pos="993"/>
        </w:tabs>
        <w:spacing w:after="0" w:line="360" w:lineRule="auto"/>
        <w:ind w:left="851"/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Times New Roman" w:hAnsi="Times New Roman" w:cs="Times New Roman"/>
          <w:sz w:val="14"/>
          <w:szCs w:val="14"/>
        </w:rPr>
        <w:t>  </w:t>
      </w:r>
      <w:r>
        <w:rPr>
          <w:rFonts w:ascii="Arial" w:hAnsi="Arial" w:cs="Arial"/>
          <w:sz w:val="24"/>
          <w:szCs w:val="24"/>
        </w:rPr>
        <w:t xml:space="preserve">Seleccione Plantilla </w:t>
      </w:r>
    </w:p>
    <w:p>
      <w:pPr>
        <w:pStyle w:val="25"/>
        <w:tabs>
          <w:tab w:val="left" w:pos="993"/>
        </w:tabs>
        <w:spacing w:after="0" w:line="360" w:lineRule="auto"/>
        <w:ind w:left="851"/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1310005</wp:posOffset>
            </wp:positionH>
            <wp:positionV relativeFrom="paragraph">
              <wp:posOffset>34290</wp:posOffset>
            </wp:positionV>
            <wp:extent cx="657860" cy="203835"/>
            <wp:effectExtent l="19050" t="19050" r="8890" b="571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" cy="2038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2.</w:t>
      </w:r>
      <w:r>
        <w:rPr>
          <w:rFonts w:ascii="Times New Roman" w:hAnsi="Times New Roman" w:cs="Times New Roman"/>
          <w:sz w:val="14"/>
          <w:szCs w:val="14"/>
        </w:rPr>
        <w:t xml:space="preserve">     </w:t>
      </w:r>
      <w:r>
        <w:rPr>
          <w:rFonts w:ascii="Arial" w:hAnsi="Arial" w:cs="Arial"/>
          <w:sz w:val="24"/>
          <w:szCs w:val="24"/>
        </w:rPr>
        <w:t xml:space="preserve">Clic en </w:t>
      </w:r>
      <w:r>
        <w:t xml:space="preserve">    </w:t>
      </w:r>
    </w:p>
    <w:p>
      <w:pPr>
        <w:pStyle w:val="25"/>
        <w:tabs>
          <w:tab w:val="left" w:pos="993"/>
        </w:tabs>
        <w:spacing w:after="0" w:line="276" w:lineRule="auto"/>
        <w:ind w:left="851"/>
        <w:rPr>
          <w:rFonts w:ascii="Arial" w:hAnsi="Arial" w:cs="Arial"/>
          <w:sz w:val="12"/>
          <w:szCs w:val="12"/>
        </w:rPr>
      </w:pPr>
    </w:p>
    <w:p>
      <w:pPr>
        <w:keepNext/>
        <w:spacing w:after="0" w:line="240" w:lineRule="auto"/>
        <w:ind w:left="284" w:firstLine="14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381625" cy="1587500"/>
            <wp:effectExtent l="38100" t="38100" r="47625" b="31750"/>
            <wp:docPr id="212" name="Imagen 2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n 212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0580" cy="159899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11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Proceso Masivo de Etapas</w:t>
      </w:r>
    </w:p>
    <w:p>
      <w:pPr>
        <w:spacing w:after="0" w:line="276" w:lineRule="auto"/>
        <w:ind w:left="851" w:right="619"/>
        <w:rPr>
          <w:ins w:id="24" w:author="lvetancourt" w:date="2023-04-10T10:04:16Z"/>
          <w:rFonts w:ascii="Arial" w:hAnsi="Arial" w:cs="Arial"/>
          <w:sz w:val="24"/>
          <w:szCs w:val="24"/>
        </w:rPr>
      </w:pPr>
    </w:p>
    <w:p>
      <w:pPr>
        <w:spacing w:after="0" w:line="276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2641600</wp:posOffset>
            </wp:positionH>
            <wp:positionV relativeFrom="paragraph">
              <wp:posOffset>9525</wp:posOffset>
            </wp:positionV>
            <wp:extent cx="455930" cy="177800"/>
            <wp:effectExtent l="19050" t="19050" r="20320" b="1270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" cy="177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En la siguiente ventana clic en           </w:t>
      </w:r>
    </w:p>
    <w:p>
      <w:pPr>
        <w:keepNext/>
        <w:spacing w:before="240"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104515" cy="1383665"/>
            <wp:effectExtent l="38100" t="38100" r="19685" b="26035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8507" cy="139437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Arial" w:hAnsi="Arial" w:cs="Arial" w:eastAsiaTheme="majorEastAsia"/>
          <w:i/>
          <w:iCs/>
          <w:color w:val="0070C0"/>
          <w:sz w:val="18"/>
          <w:szCs w:val="18"/>
        </w:rPr>
      </w:pP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t>12</w:t>
      </w: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t>. Ventana de Confirmación</w:t>
      </w:r>
    </w:p>
    <w:p>
      <w:pPr>
        <w:spacing w:after="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>
      <w:pPr>
        <w:spacing w:after="0" w:line="360" w:lineRule="auto"/>
        <w:ind w:left="851" w:right="619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ventana se evidencia que el proceso jurídico está marcado con la opción “</w:t>
      </w:r>
      <w:r>
        <w:rPr>
          <w:rFonts w:ascii="Arial" w:hAnsi="Arial" w:cs="Arial"/>
          <w:b/>
          <w:bCs/>
          <w:sz w:val="24"/>
          <w:szCs w:val="24"/>
        </w:rPr>
        <w:t>Si</w:t>
      </w:r>
      <w:r>
        <w:rPr>
          <w:rFonts w:ascii="Arial" w:hAnsi="Arial" w:cs="Arial"/>
          <w:sz w:val="24"/>
          <w:szCs w:val="24"/>
        </w:rPr>
        <w:t>”, lo que indica que fue procesado correctamente.</w:t>
      </w:r>
      <w:r>
        <w:rPr>
          <w:sz w:val="24"/>
          <w:szCs w:val="24"/>
        </w:rPr>
        <w:t xml:space="preserve"> </w:t>
      </w:r>
    </w:p>
    <w:p>
      <w:pPr>
        <w:spacing w:after="0" w:line="240" w:lineRule="auto"/>
        <w:ind w:firstLine="14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286375" cy="469265"/>
            <wp:effectExtent l="38100" t="38100" r="28575" b="45085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n 199"/>
                    <pic:cNvPicPr>
                      <a:picLocks noChangeAspect="1"/>
                    </pic:cNvPicPr>
                  </pic:nvPicPr>
                  <pic:blipFill>
                    <a:blip r:embed="rId32"/>
                    <a:srcRect r="5687" b="-2581"/>
                    <a:stretch>
                      <a:fillRect/>
                    </a:stretch>
                  </pic:blipFill>
                  <pic:spPr>
                    <a:xfrm>
                      <a:off x="0" y="0"/>
                      <a:ext cx="5305864" cy="47104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13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Etapas Proceso Jurídico</w:t>
      </w:r>
    </w:p>
    <w:p>
      <w:pPr>
        <w:keepNext/>
        <w:spacing w:after="0" w:line="360" w:lineRule="auto"/>
        <w:ind w:left="14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301615" cy="907415"/>
            <wp:effectExtent l="38100" t="38100" r="32385" b="45085"/>
            <wp:docPr id="24" name="Imagen 2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Escala de tiemp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3"/>
                    <a:srcRect r="618" b="14169"/>
                    <a:stretch>
                      <a:fillRect/>
                    </a:stretch>
                  </pic:blipFill>
                  <pic:spPr>
                    <a:xfrm>
                      <a:off x="0" y="0"/>
                      <a:ext cx="5364879" cy="91820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14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Flujo del Proceso</w:t>
      </w:r>
    </w:p>
    <w:p>
      <w:pPr>
        <w:spacing w:after="0" w:line="360" w:lineRule="auto"/>
        <w:ind w:left="851" w:right="619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observan los actos que lleva el proceso y las opciones de imprimir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98755" cy="198755"/>
            <wp:effectExtent l="19050" t="19050" r="10795" b="107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FF0000"/>
          <w:sz w:val="24"/>
          <w:szCs w:val="24"/>
        </w:rPr>
        <w:drawing>
          <wp:inline distT="0" distB="0" distL="0" distR="0">
            <wp:extent cx="685800" cy="152400"/>
            <wp:effectExtent l="19050" t="19050" r="19050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52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567"/>
        <w:rPr>
          <w:rFonts w:ascii="Arial" w:hAnsi="Arial" w:cs="Arial"/>
          <w:color w:val="FF0000"/>
          <w:sz w:val="24"/>
          <w:szCs w:val="24"/>
        </w:rPr>
      </w:pPr>
    </w:p>
    <w:p>
      <w:pPr>
        <w:keepNext/>
        <w:spacing w:after="0" w:line="240" w:lineRule="auto"/>
        <w:ind w:firstLine="14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265420" cy="385445"/>
            <wp:effectExtent l="38100" t="38100" r="30480" b="336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36"/>
                    <a:srcRect l="8030" r="4607" b="-3541"/>
                    <a:stretch>
                      <a:fillRect/>
                    </a:stretch>
                  </pic:blipFill>
                  <pic:spPr>
                    <a:xfrm>
                      <a:off x="0" y="0"/>
                      <a:ext cx="5652150" cy="413753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240" w:lineRule="auto"/>
        <w:jc w:val="center"/>
        <w:rPr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15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Actos del Proceso</w:t>
      </w:r>
    </w:p>
    <w:p>
      <w:pPr>
        <w:spacing w:after="0" w:line="240" w:lineRule="auto"/>
        <w:ind w:left="567"/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3270250</wp:posOffset>
            </wp:positionH>
            <wp:positionV relativeFrom="paragraph">
              <wp:posOffset>139700</wp:posOffset>
            </wp:positionV>
            <wp:extent cx="923925" cy="271145"/>
            <wp:effectExtent l="19050" t="19050" r="28575" b="14605"/>
            <wp:wrapNone/>
            <wp:docPr id="55" name="Imagen 5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711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2355850</wp:posOffset>
            </wp:positionH>
            <wp:positionV relativeFrom="paragraph">
              <wp:posOffset>149225</wp:posOffset>
            </wp:positionV>
            <wp:extent cx="257175" cy="257175"/>
            <wp:effectExtent l="19050" t="19050" r="28575" b="2857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spacing w:after="0" w:line="360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Cerrar la ventana del flujo         y clic en</w:t>
      </w:r>
    </w:p>
    <w:p>
      <w:pPr>
        <w:pStyle w:val="11"/>
        <w:spacing w:line="240" w:lineRule="auto"/>
        <w:ind w:firstLine="142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drawing>
          <wp:inline distT="0" distB="0" distL="0" distR="0">
            <wp:extent cx="5283835" cy="859790"/>
            <wp:effectExtent l="38100" t="38100" r="31115" b="35560"/>
            <wp:docPr id="213" name="Imagen 21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n 213" descr="Interfaz de usuario gráfic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6624" cy="87064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16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Cambio de Etapa</w:t>
      </w:r>
    </w:p>
    <w:p/>
    <w:p>
      <w:pPr>
        <w:spacing w:after="0" w:line="360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continuar con la siguiente etapa siga estos pasos:</w:t>
      </w:r>
    </w:p>
    <w:p>
      <w:pPr>
        <w:pStyle w:val="25"/>
        <w:numPr>
          <w:ilvl w:val="0"/>
          <w:numId w:val="7"/>
        </w:numPr>
        <w:tabs>
          <w:tab w:val="left" w:pos="1134"/>
          <w:tab w:val="clear" w:pos="425"/>
        </w:tabs>
        <w:spacing w:after="0" w:line="360" w:lineRule="auto"/>
        <w:ind w:left="709" w:firstLine="14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 en “</w:t>
      </w:r>
      <w:r>
        <w:rPr>
          <w:rFonts w:ascii="Arial" w:hAnsi="Arial" w:cs="Arial"/>
          <w:b/>
          <w:bCs/>
          <w:sz w:val="24"/>
          <w:szCs w:val="24"/>
        </w:rPr>
        <w:t>Mandamiento de Pago”</w:t>
      </w:r>
      <w:r>
        <w:rPr>
          <w:rFonts w:ascii="Arial" w:hAnsi="Arial" w:cs="Arial"/>
          <w:sz w:val="24"/>
          <w:szCs w:val="24"/>
        </w:rPr>
        <w:t>.</w:t>
      </w:r>
    </w:p>
    <w:p>
      <w:pPr>
        <w:pStyle w:val="25"/>
        <w:numPr>
          <w:ilvl w:val="0"/>
          <w:numId w:val="7"/>
        </w:numPr>
        <w:tabs>
          <w:tab w:val="left" w:pos="1134"/>
          <w:tab w:val="clear" w:pos="425"/>
        </w:tabs>
        <w:spacing w:after="0" w:line="360" w:lineRule="auto"/>
        <w:ind w:left="709" w:firstLine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1270000</wp:posOffset>
            </wp:positionH>
            <wp:positionV relativeFrom="paragraph">
              <wp:posOffset>229870</wp:posOffset>
            </wp:positionV>
            <wp:extent cx="785495" cy="319405"/>
            <wp:effectExtent l="19050" t="19050" r="14605" b="23495"/>
            <wp:wrapNone/>
            <wp:docPr id="61" name="Imagen 6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95" cy="3194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Seleccione el </w:t>
      </w:r>
      <w:r>
        <w:rPr>
          <w:rFonts w:ascii="Arial" w:hAnsi="Arial" w:cs="Arial"/>
          <w:b/>
          <w:bCs/>
          <w:sz w:val="24"/>
          <w:szCs w:val="24"/>
        </w:rPr>
        <w:t>Número de Proceso</w:t>
      </w:r>
      <w:r>
        <w:rPr>
          <w:rFonts w:ascii="Arial" w:hAnsi="Arial" w:cs="Arial"/>
          <w:sz w:val="24"/>
          <w:szCs w:val="24"/>
        </w:rPr>
        <w:t xml:space="preserve">. </w:t>
      </w:r>
    </w:p>
    <w:p>
      <w:pPr>
        <w:pStyle w:val="25"/>
        <w:numPr>
          <w:ilvl w:val="0"/>
          <w:numId w:val="7"/>
        </w:numPr>
        <w:tabs>
          <w:tab w:val="left" w:pos="1134"/>
          <w:tab w:val="clear" w:pos="425"/>
        </w:tabs>
        <w:spacing w:after="0" w:line="360" w:lineRule="auto"/>
        <w:ind w:left="709" w:firstLine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 en </w:t>
      </w:r>
    </w:p>
    <w:p>
      <w:pPr>
        <w:keepNext/>
        <w:spacing w:before="240" w:after="0"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214620" cy="2124710"/>
            <wp:effectExtent l="38100" t="38100" r="43180" b="46990"/>
            <wp:docPr id="205" name="Imagen 205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n 205" descr="Interfaz de usuario gráfica, Aplicación, Sitio web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3080" cy="213652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276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17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Gestión de Proceso Jurídico</w:t>
      </w:r>
    </w:p>
    <w:p/>
    <w:p>
      <w:pPr>
        <w:spacing w:after="0" w:line="360" w:lineRule="auto"/>
        <w:ind w:left="851" w:right="61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despliega la siguiente ventana de </w:t>
      </w:r>
      <w:r>
        <w:rPr>
          <w:rFonts w:ascii="Arial" w:hAnsi="Arial" w:cs="Arial"/>
          <w:b/>
          <w:bCs/>
          <w:sz w:val="24"/>
          <w:szCs w:val="24"/>
        </w:rPr>
        <w:t>Proceso Masivo de Etapas:</w:t>
      </w:r>
    </w:p>
    <w:p>
      <w:pPr>
        <w:pStyle w:val="25"/>
        <w:spacing w:before="240" w:after="0" w:line="360" w:lineRule="auto"/>
        <w:ind w:left="851" w:firstLine="142"/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1361440</wp:posOffset>
            </wp:positionH>
            <wp:positionV relativeFrom="paragraph">
              <wp:posOffset>404495</wp:posOffset>
            </wp:positionV>
            <wp:extent cx="657860" cy="203835"/>
            <wp:effectExtent l="19050" t="19050" r="889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" cy="2038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1.</w:t>
      </w:r>
      <w:r>
        <w:rPr>
          <w:rFonts w:ascii="Times New Roman" w:hAnsi="Times New Roman" w:cs="Times New Roman"/>
          <w:sz w:val="14"/>
          <w:szCs w:val="14"/>
        </w:rPr>
        <w:t xml:space="preserve">     </w:t>
      </w:r>
      <w:r>
        <w:rPr>
          <w:rFonts w:ascii="Arial" w:hAnsi="Arial" w:cs="Arial"/>
          <w:sz w:val="24"/>
          <w:szCs w:val="24"/>
        </w:rPr>
        <w:t xml:space="preserve">Seleccione Plantilla </w:t>
      </w:r>
    </w:p>
    <w:p>
      <w:pPr>
        <w:pStyle w:val="25"/>
        <w:spacing w:before="240" w:after="0" w:line="360" w:lineRule="auto"/>
        <w:ind w:left="851" w:firstLine="142"/>
      </w:pPr>
      <w:r>
        <w:rPr>
          <w:rFonts w:ascii="Arial" w:hAnsi="Arial" w:cs="Arial"/>
          <w:sz w:val="24"/>
          <w:szCs w:val="24"/>
        </w:rPr>
        <w:t>2.</w:t>
      </w:r>
      <w:r>
        <w:rPr>
          <w:rFonts w:ascii="Times New Roman" w:hAnsi="Times New Roman" w:cs="Times New Roman"/>
          <w:sz w:val="14"/>
          <w:szCs w:val="14"/>
        </w:rPr>
        <w:t xml:space="preserve">     </w:t>
      </w:r>
      <w:r>
        <w:rPr>
          <w:rFonts w:ascii="Arial" w:hAnsi="Arial" w:cs="Arial"/>
          <w:sz w:val="24"/>
          <w:szCs w:val="24"/>
        </w:rPr>
        <w:t xml:space="preserve">Clic en </w:t>
      </w:r>
      <w:r>
        <w:t xml:space="preserve">    </w:t>
      </w:r>
    </w:p>
    <w:p>
      <w:pPr>
        <w:keepNext/>
        <w:spacing w:before="240"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4683125" cy="1586865"/>
            <wp:effectExtent l="28575" t="28575" r="31750" b="41910"/>
            <wp:docPr id="218" name="Imagen 2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n 218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3934" cy="16040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18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Proceso Masivo de Etapas</w:t>
      </w:r>
    </w:p>
    <w:p>
      <w:pPr>
        <w:spacing w:after="0" w:line="360" w:lineRule="auto"/>
        <w:rPr>
          <w:rFonts w:ascii="Arial" w:hAnsi="Arial" w:cs="Arial"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br w:type="page"/>
      </w:r>
    </w:p>
    <w:p>
      <w:pPr>
        <w:pStyle w:val="25"/>
        <w:tabs>
          <w:tab w:val="left" w:pos="1276"/>
        </w:tabs>
        <w:spacing w:before="240" w:after="0" w:line="360" w:lineRule="auto"/>
        <w:ind w:lef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455930" cy="177800"/>
            <wp:effectExtent l="19050" t="19050" r="20320" b="1270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" cy="1778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 3.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En la siguiente ventana Clic en             </w:t>
      </w:r>
    </w:p>
    <w:p>
      <w:pPr>
        <w:pStyle w:val="25"/>
        <w:keepNext/>
        <w:spacing w:after="0" w:line="360" w:lineRule="auto"/>
        <w:ind w:left="425"/>
        <w:jc w:val="center"/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924175" cy="1248410"/>
            <wp:effectExtent l="38100" t="38100" r="28575" b="4699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8752" cy="126350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19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Ventana de Confirmación</w:t>
      </w:r>
    </w:p>
    <w:p>
      <w:pPr>
        <w:spacing w:after="0" w:line="360" w:lineRule="auto"/>
        <w:ind w:left="851" w:right="619"/>
      </w:pPr>
      <w:r>
        <w:rPr>
          <w:rFonts w:ascii="Arial" w:hAnsi="Arial" w:cs="Arial"/>
          <w:sz w:val="24"/>
          <w:szCs w:val="24"/>
        </w:rPr>
        <w:t>En esta ventana se evidencia que el proceso jurídico está marcado con la opción “</w:t>
      </w:r>
      <w:r>
        <w:rPr>
          <w:rFonts w:ascii="Arial" w:hAnsi="Arial" w:cs="Arial"/>
          <w:b/>
          <w:bCs/>
          <w:sz w:val="24"/>
          <w:szCs w:val="24"/>
        </w:rPr>
        <w:t>Si</w:t>
      </w:r>
      <w:r>
        <w:rPr>
          <w:rFonts w:ascii="Arial" w:hAnsi="Arial" w:cs="Arial"/>
          <w:sz w:val="24"/>
          <w:szCs w:val="24"/>
        </w:rPr>
        <w:t>”, lo que indica que fue procesado correctamente.</w:t>
      </w:r>
      <w:r>
        <w:t xml:space="preserve"> </w:t>
      </w:r>
    </w:p>
    <w:p>
      <w:pPr>
        <w:spacing w:before="240"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257800" cy="466725"/>
            <wp:effectExtent l="38100" t="38100" r="38100" b="28575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n 200"/>
                    <pic:cNvPicPr>
                      <a:picLocks noChangeAspect="1"/>
                    </pic:cNvPicPr>
                  </pic:nvPicPr>
                  <pic:blipFill>
                    <a:blip r:embed="rId32"/>
                    <a:srcRect t="2066" r="5986"/>
                    <a:stretch>
                      <a:fillRect/>
                    </a:stretch>
                  </pic:blipFill>
                  <pic:spPr>
                    <a:xfrm>
                      <a:off x="0" y="0"/>
                      <a:ext cx="5471749" cy="48569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20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Etapas Proceso Jurídico</w:t>
      </w:r>
    </w:p>
    <w:p>
      <w:pPr>
        <w:spacing w:after="0" w:line="360" w:lineRule="auto"/>
        <w:ind w:left="851" w:right="619"/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1045210</wp:posOffset>
            </wp:positionH>
            <wp:positionV relativeFrom="paragraph">
              <wp:posOffset>26670</wp:posOffset>
            </wp:positionV>
            <wp:extent cx="469265" cy="182880"/>
            <wp:effectExtent l="19050" t="19050" r="6985" b="762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1828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Clic en             se visualiza la etapa en la que se encuentra el proceso.</w:t>
      </w:r>
    </w:p>
    <w:p>
      <w:pPr>
        <w:keepNext/>
        <w:spacing w:before="240"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255260" cy="727710"/>
            <wp:effectExtent l="38100" t="38100" r="40640" b="34290"/>
            <wp:docPr id="129" name="Imagen 129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Gráfico, Gráfico de burbujas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4798" cy="73380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21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Flujo del Proceso</w:t>
      </w:r>
    </w:p>
    <w:p>
      <w:pPr>
        <w:spacing w:after="0" w:line="360" w:lineRule="auto"/>
        <w:ind w:left="851" w:right="619"/>
      </w:pPr>
      <w:r>
        <w:rPr>
          <w:rFonts w:ascii="Arial" w:hAnsi="Arial" w:cs="Arial"/>
          <w:sz w:val="24"/>
          <w:szCs w:val="24"/>
        </w:rPr>
        <w:t xml:space="preserve">Se visualiza los actos que lleva el proceso y las opciones de imprimir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98755" cy="198755"/>
            <wp:effectExtent l="19050" t="1905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 y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683895" cy="151130"/>
            <wp:effectExtent l="19050" t="19050" r="1905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/>
        <w:spacing w:after="0"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221605" cy="536575"/>
            <wp:effectExtent l="38100" t="38100" r="36195" b="3492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2"/>
                    <a:stretch>
                      <a:fillRect/>
                    </a:stretch>
                  </pic:blipFill>
                  <pic:spPr>
                    <a:xfrm>
                      <a:off x="0" y="0"/>
                      <a:ext cx="5298049" cy="54438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76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2891155</wp:posOffset>
            </wp:positionH>
            <wp:positionV relativeFrom="paragraph">
              <wp:posOffset>269875</wp:posOffset>
            </wp:positionV>
            <wp:extent cx="256540" cy="256540"/>
            <wp:effectExtent l="19050" t="19050" r="10160" b="1016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" cy="2565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3832225</wp:posOffset>
            </wp:positionH>
            <wp:positionV relativeFrom="paragraph">
              <wp:posOffset>252095</wp:posOffset>
            </wp:positionV>
            <wp:extent cx="1154430" cy="311150"/>
            <wp:effectExtent l="19050" t="19050" r="26670" b="12700"/>
            <wp:wrapNone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n 132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3111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22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Actos del Proceso</w:t>
      </w:r>
    </w:p>
    <w:p>
      <w:pPr>
        <w:spacing w:after="0" w:line="360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 en cerrar  la ventana del flujo          y clic en</w:t>
      </w:r>
    </w:p>
    <w:p>
      <w:pPr>
        <w:pStyle w:val="11"/>
        <w:spacing w:after="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>
      <w:pPr>
        <w:pStyle w:val="11"/>
        <w:spacing w:after="0"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drawing>
          <wp:inline distT="0" distB="0" distL="0" distR="0">
            <wp:extent cx="5229225" cy="934720"/>
            <wp:effectExtent l="38100" t="38100" r="47625" b="36830"/>
            <wp:docPr id="214" name="Imagen 21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n 214" descr="Interfaz de usuario gráfic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2590" cy="9371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23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Cambio de Etapa</w:t>
      </w:r>
    </w:p>
    <w:p>
      <w:pPr>
        <w:spacing w:after="0" w:line="360" w:lineRule="auto"/>
        <w:ind w:left="851" w:right="619"/>
      </w:pPr>
      <w:r>
        <w:rPr>
          <w:rFonts w:ascii="Arial" w:hAnsi="Arial" w:cs="Arial"/>
          <w:sz w:val="24"/>
          <w:szCs w:val="24"/>
        </w:rPr>
        <w:t>Para continuar con la siguiente etapa siga estos pasos:</w:t>
      </w:r>
    </w:p>
    <w:p>
      <w:pPr>
        <w:pStyle w:val="25"/>
        <w:spacing w:after="0" w:line="360" w:lineRule="auto"/>
        <w:ind w:left="709" w:firstLine="142"/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Times New Roman" w:hAnsi="Times New Roman" w:cs="Times New Roman"/>
          <w:sz w:val="14"/>
          <w:szCs w:val="14"/>
        </w:rPr>
        <w:t xml:space="preserve">     </w:t>
      </w:r>
      <w:r>
        <w:rPr>
          <w:rFonts w:ascii="Arial" w:hAnsi="Arial" w:cs="Arial"/>
          <w:sz w:val="24"/>
          <w:szCs w:val="24"/>
        </w:rPr>
        <w:t>Clic en “</w:t>
      </w:r>
      <w:r>
        <w:rPr>
          <w:rFonts w:ascii="Arial" w:hAnsi="Arial" w:cs="Arial"/>
          <w:b/>
          <w:bCs/>
          <w:sz w:val="24"/>
          <w:szCs w:val="24"/>
        </w:rPr>
        <w:t>Citación de Mandamiento de Pago”</w:t>
      </w:r>
    </w:p>
    <w:p>
      <w:pPr>
        <w:pStyle w:val="25"/>
        <w:spacing w:after="0" w:line="360" w:lineRule="auto"/>
        <w:ind w:left="709" w:firstLine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1327150</wp:posOffset>
            </wp:positionH>
            <wp:positionV relativeFrom="paragraph">
              <wp:posOffset>229870</wp:posOffset>
            </wp:positionV>
            <wp:extent cx="800100" cy="325120"/>
            <wp:effectExtent l="19050" t="19050" r="19050" b="17780"/>
            <wp:wrapNone/>
            <wp:docPr id="143" name="Imagen 1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251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2.   Seleccione el </w:t>
      </w:r>
      <w:r>
        <w:rPr>
          <w:rFonts w:ascii="Arial" w:hAnsi="Arial" w:cs="Arial"/>
          <w:b/>
          <w:bCs/>
          <w:sz w:val="24"/>
          <w:szCs w:val="24"/>
        </w:rPr>
        <w:t>Número de Proceso</w:t>
      </w:r>
      <w:r>
        <w:rPr>
          <w:rFonts w:ascii="Arial" w:hAnsi="Arial" w:cs="Arial"/>
          <w:sz w:val="24"/>
          <w:szCs w:val="24"/>
        </w:rPr>
        <w:t xml:space="preserve">. </w:t>
      </w:r>
    </w:p>
    <w:p>
      <w:pPr>
        <w:pStyle w:val="25"/>
        <w:spacing w:after="0" w:line="360" w:lineRule="auto"/>
        <w:ind w:left="709" w:firstLine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  Clic en</w:t>
      </w:r>
    </w:p>
    <w:p>
      <w:pPr>
        <w:pStyle w:val="25"/>
        <w:spacing w:after="0" w:line="360" w:lineRule="auto"/>
        <w:ind w:left="425" w:hanging="425"/>
        <w:rPr>
          <w:rFonts w:ascii="Arial" w:hAnsi="Arial" w:cs="Arial"/>
          <w:sz w:val="24"/>
          <w:szCs w:val="24"/>
        </w:rPr>
      </w:pPr>
    </w:p>
    <w:p>
      <w:pPr>
        <w:pStyle w:val="25"/>
        <w:spacing w:after="0" w:line="36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>
            <wp:extent cx="5229225" cy="2300605"/>
            <wp:effectExtent l="38100" t="38100" r="47625" b="42545"/>
            <wp:docPr id="157" name="Imagen 1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 157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7003" cy="2321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"/>
        <w:spacing w:after="0" w:line="360" w:lineRule="auto"/>
        <w:ind w:left="425" w:hanging="425"/>
        <w:jc w:val="center"/>
        <w:rPr>
          <w:rFonts w:ascii="Arial" w:hAnsi="Arial" w:cs="Arial" w:eastAsiaTheme="majorEastAsia"/>
          <w:i/>
          <w:iCs/>
          <w:color w:val="0070C0"/>
          <w:sz w:val="18"/>
          <w:szCs w:val="18"/>
        </w:rPr>
      </w:pP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t>Imagen 23. Gestión de Proceso Jurídico</w:t>
      </w:r>
    </w:p>
    <w:p>
      <w:pPr>
        <w:spacing w:after="0" w:line="360" w:lineRule="auto"/>
        <w:ind w:left="851" w:right="61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ventana de </w:t>
      </w:r>
      <w:r>
        <w:rPr>
          <w:rFonts w:ascii="Arial" w:hAnsi="Arial" w:cs="Arial"/>
          <w:b/>
          <w:bCs/>
          <w:sz w:val="24"/>
          <w:szCs w:val="24"/>
        </w:rPr>
        <w:t>Proceso Masivo de Etapas.</w:t>
      </w:r>
    </w:p>
    <w:p>
      <w:pPr>
        <w:pStyle w:val="25"/>
        <w:numPr>
          <w:ilvl w:val="0"/>
          <w:numId w:val="8"/>
        </w:numPr>
        <w:tabs>
          <w:tab w:val="left" w:pos="851"/>
          <w:tab w:val="left" w:pos="1134"/>
          <w:tab w:val="clear" w:pos="425"/>
        </w:tabs>
        <w:spacing w:before="240" w:after="0" w:line="360" w:lineRule="auto"/>
        <w:ind w:left="851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1238885</wp:posOffset>
            </wp:positionH>
            <wp:positionV relativeFrom="paragraph">
              <wp:posOffset>403225</wp:posOffset>
            </wp:positionV>
            <wp:extent cx="683260" cy="194945"/>
            <wp:effectExtent l="19050" t="19050" r="2540" b="0"/>
            <wp:wrapNone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n 158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1949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Seleccione Plantilla </w:t>
      </w:r>
    </w:p>
    <w:p>
      <w:pPr>
        <w:pStyle w:val="25"/>
        <w:numPr>
          <w:ilvl w:val="0"/>
          <w:numId w:val="8"/>
        </w:numPr>
        <w:tabs>
          <w:tab w:val="left" w:pos="851"/>
          <w:tab w:val="left" w:pos="1134"/>
          <w:tab w:val="clear" w:pos="425"/>
        </w:tabs>
        <w:spacing w:before="240" w:after="0" w:line="360" w:lineRule="auto"/>
        <w:ind w:left="851" w:firstLine="0"/>
      </w:pPr>
      <w:r>
        <w:rPr>
          <w:rFonts w:ascii="Arial" w:hAnsi="Arial" w:cs="Arial"/>
          <w:sz w:val="24"/>
          <w:szCs w:val="24"/>
        </w:rPr>
        <w:t xml:space="preserve">Clic en </w:t>
      </w:r>
      <w:r>
        <w:tab/>
      </w:r>
    </w:p>
    <w:p>
      <w:pPr>
        <w:keepNext/>
        <w:spacing w:before="240"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238750" cy="1749425"/>
            <wp:effectExtent l="38100" t="38100" r="38100" b="41275"/>
            <wp:docPr id="220" name="Imagen 2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n 220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831" cy="176013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24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Proceso Masivo de Etapas</w:t>
      </w: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  <w:ind w:left="851" w:right="619"/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3215640</wp:posOffset>
            </wp:positionH>
            <wp:positionV relativeFrom="paragraph">
              <wp:posOffset>29845</wp:posOffset>
            </wp:positionV>
            <wp:extent cx="455930" cy="177800"/>
            <wp:effectExtent l="19050" t="19050" r="1270" b="0"/>
            <wp:wrapNone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n 167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" cy="1778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Se muestra la siguiente ventana clic en            </w:t>
      </w:r>
    </w:p>
    <w:p>
      <w:pPr>
        <w:keepNext/>
        <w:spacing w:before="240" w:line="240" w:lineRule="auto"/>
        <w:jc w:val="center"/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104515" cy="1383665"/>
            <wp:effectExtent l="28575" t="28575" r="29210" b="35560"/>
            <wp:docPr id="164" name="Imagen 16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n 164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8507" cy="139437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25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Ventana de Confirmación</w:t>
      </w:r>
    </w:p>
    <w:p>
      <w:pPr>
        <w:spacing w:after="0" w:line="360" w:lineRule="auto"/>
        <w:ind w:left="851" w:right="619"/>
      </w:pPr>
      <w:r>
        <w:rPr>
          <w:rFonts w:ascii="Arial" w:hAnsi="Arial" w:cs="Arial"/>
          <w:sz w:val="24"/>
          <w:szCs w:val="24"/>
        </w:rPr>
        <w:t>En esta ventana se evidencia que el proceso jurídico está marcado con la opción “</w:t>
      </w:r>
      <w:r>
        <w:rPr>
          <w:rFonts w:ascii="Arial" w:hAnsi="Arial" w:cs="Arial"/>
          <w:b/>
          <w:bCs/>
          <w:sz w:val="24"/>
          <w:szCs w:val="24"/>
        </w:rPr>
        <w:t>Si</w:t>
      </w:r>
      <w:r>
        <w:rPr>
          <w:rFonts w:ascii="Arial" w:hAnsi="Arial" w:cs="Arial"/>
          <w:sz w:val="24"/>
          <w:szCs w:val="24"/>
        </w:rPr>
        <w:t>”, lo que indica que fue procesado correctamente.</w:t>
      </w:r>
      <w:r>
        <w:t xml:space="preserve"> </w:t>
      </w:r>
    </w:p>
    <w:p>
      <w:pPr>
        <w:keepNext/>
        <w:spacing w:before="240" w:after="0" w:line="360" w:lineRule="auto"/>
        <w:ind w:firstLine="42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394325" cy="457200"/>
            <wp:effectExtent l="38100" t="38100" r="34925" b="3810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n 201"/>
                    <pic:cNvPicPr>
                      <a:picLocks noChangeAspect="1"/>
                    </pic:cNvPicPr>
                  </pic:nvPicPr>
                  <pic:blipFill>
                    <a:blip r:embed="rId32"/>
                    <a:srcRect t="-1" r="4647" b="3226"/>
                    <a:stretch>
                      <a:fillRect/>
                    </a:stretch>
                  </pic:blipFill>
                  <pic:spPr>
                    <a:xfrm>
                      <a:off x="0" y="0"/>
                      <a:ext cx="5408750" cy="45841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26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Etapas del Proceso Jurídico</w:t>
      </w: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1593850</wp:posOffset>
            </wp:positionH>
            <wp:positionV relativeFrom="paragraph">
              <wp:posOffset>20320</wp:posOffset>
            </wp:positionV>
            <wp:extent cx="467995" cy="182245"/>
            <wp:effectExtent l="19050" t="19050" r="27305" b="2730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" cy="1822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En esta opción             se visualiza la etapa en la que se encuentra el proceso.</w:t>
      </w:r>
    </w:p>
    <w:p>
      <w:pPr>
        <w:spacing w:before="240" w:after="0" w:line="360" w:lineRule="auto"/>
        <w:ind w:firstLine="42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372100" cy="766445"/>
            <wp:effectExtent l="38100" t="38100" r="38100" b="3365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61381" cy="7934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27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Flujo del Proceso</w:t>
      </w:r>
    </w:p>
    <w:p>
      <w:pPr>
        <w:spacing w:after="0" w:line="360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muestra los actos que lleva el proceso y las opciones de imprimir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98755" cy="198755"/>
            <wp:effectExtent l="19050" t="19050" r="10795" b="10795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n 1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 y </w:t>
      </w:r>
    </w:p>
    <w:p>
      <w:pPr>
        <w:spacing w:after="0" w:line="240" w:lineRule="auto"/>
        <w:ind w:left="567"/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27940</wp:posOffset>
            </wp:positionV>
            <wp:extent cx="683895" cy="151130"/>
            <wp:effectExtent l="19050" t="19050" r="20955" b="20320"/>
            <wp:wrapNone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n 16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keepNext/>
        <w:spacing w:before="240" w:after="0" w:line="360" w:lineRule="auto"/>
        <w:ind w:firstLine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486400" cy="831215"/>
            <wp:effectExtent l="38100" t="38100" r="38100" b="45085"/>
            <wp:docPr id="139" name="Imagen 13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39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77364" cy="86014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28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Actos del Proceso</w:t>
      </w:r>
    </w:p>
    <w:p>
      <w:pPr>
        <w:spacing w:before="240" w:after="0" w:line="240" w:lineRule="auto"/>
        <w:rPr>
          <w:rFonts w:ascii="Arial" w:hAnsi="Arial" w:cs="Arial"/>
          <w:sz w:val="24"/>
          <w:szCs w:val="24"/>
        </w:rPr>
      </w:pPr>
    </w:p>
    <w:p>
      <w:pPr>
        <w:spacing w:before="240"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3308350</wp:posOffset>
            </wp:positionH>
            <wp:positionV relativeFrom="paragraph">
              <wp:posOffset>-34925</wp:posOffset>
            </wp:positionV>
            <wp:extent cx="1101725" cy="295275"/>
            <wp:effectExtent l="19050" t="19050" r="22225" b="28575"/>
            <wp:wrapNone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n 140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725" cy="295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2352675</wp:posOffset>
            </wp:positionH>
            <wp:positionV relativeFrom="paragraph">
              <wp:posOffset>-39370</wp:posOffset>
            </wp:positionV>
            <wp:extent cx="256540" cy="256540"/>
            <wp:effectExtent l="19050" t="19050" r="10160" b="10160"/>
            <wp:wrapNone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n 165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" cy="2565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Cerrar la ventana del flujo          y clic en</w:t>
      </w:r>
    </w:p>
    <w:p>
      <w:pPr>
        <w:spacing w:after="0" w:line="240" w:lineRule="auto"/>
        <w:ind w:left="567"/>
        <w:rPr>
          <w:rFonts w:ascii="Arial" w:hAnsi="Arial" w:cs="Arial"/>
          <w:sz w:val="20"/>
          <w:szCs w:val="20"/>
        </w:rPr>
      </w:pPr>
    </w:p>
    <w:p>
      <w:pPr>
        <w:pStyle w:val="11"/>
        <w:spacing w:after="0" w:line="240" w:lineRule="auto"/>
        <w:ind w:firstLine="142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drawing>
          <wp:inline distT="0" distB="0" distL="0" distR="0">
            <wp:extent cx="5257800" cy="964565"/>
            <wp:effectExtent l="38100" t="38100" r="38100" b="45085"/>
            <wp:docPr id="215" name="Imagen 2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n 215" descr="Interfaz de usuario gráfic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9429" cy="97220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29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Cambio de Etapa</w:t>
      </w:r>
    </w:p>
    <w:p>
      <w:pPr>
        <w:spacing w:after="0" w:line="240" w:lineRule="auto"/>
        <w:rPr>
          <w:rFonts w:ascii="Arial" w:hAnsi="Arial" w:cs="Arial"/>
        </w:rPr>
      </w:pPr>
    </w:p>
    <w:p>
      <w:pPr>
        <w:spacing w:after="0" w:line="360" w:lineRule="auto"/>
        <w:ind w:left="851" w:right="619"/>
      </w:pPr>
      <w:r>
        <w:rPr>
          <w:rFonts w:ascii="Arial" w:hAnsi="Arial" w:cs="Arial"/>
          <w:sz w:val="24"/>
          <w:szCs w:val="24"/>
        </w:rPr>
        <w:t>Para continuar con la siguiente etapa siga los pasos:</w:t>
      </w:r>
    </w:p>
    <w:p>
      <w:pPr>
        <w:pStyle w:val="25"/>
        <w:tabs>
          <w:tab w:val="left" w:pos="993"/>
        </w:tabs>
        <w:spacing w:after="0" w:line="360" w:lineRule="auto"/>
        <w:ind w:left="709" w:firstLine="142"/>
      </w:pPr>
      <w:r>
        <w:rPr>
          <w:rFonts w:ascii="Arial" w:hAnsi="Arial" w:cs="Arial"/>
          <w:sz w:val="24"/>
          <w:szCs w:val="24"/>
        </w:rPr>
        <w:t>1. Clic en “</w:t>
      </w:r>
      <w:r>
        <w:rPr>
          <w:rFonts w:ascii="Arial" w:hAnsi="Arial" w:cs="Arial"/>
          <w:b/>
          <w:bCs/>
          <w:sz w:val="24"/>
          <w:szCs w:val="24"/>
        </w:rPr>
        <w:t>Auto de Archivo de Proceso-Manual”</w:t>
      </w:r>
    </w:p>
    <w:p>
      <w:pPr>
        <w:pStyle w:val="25"/>
        <w:tabs>
          <w:tab w:val="left" w:pos="993"/>
        </w:tabs>
        <w:spacing w:after="0" w:line="360" w:lineRule="auto"/>
        <w:ind w:left="709" w:firstLine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1289050</wp:posOffset>
            </wp:positionH>
            <wp:positionV relativeFrom="paragraph">
              <wp:posOffset>228600</wp:posOffset>
            </wp:positionV>
            <wp:extent cx="785495" cy="319405"/>
            <wp:effectExtent l="19050" t="19050" r="14605" b="23495"/>
            <wp:wrapNone/>
            <wp:docPr id="145" name="Imagen 1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n 145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95" cy="3194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2.</w:t>
      </w:r>
      <w:r>
        <w:rPr>
          <w:rFonts w:ascii="Times New Roman" w:hAnsi="Times New Roman" w:cs="Times New Roman"/>
          <w:sz w:val="14"/>
          <w:szCs w:val="14"/>
        </w:rPr>
        <w:t>  </w:t>
      </w:r>
      <w:r>
        <w:rPr>
          <w:rFonts w:ascii="Arial" w:hAnsi="Arial" w:cs="Arial"/>
          <w:sz w:val="24"/>
          <w:szCs w:val="24"/>
        </w:rPr>
        <w:t>Seleccione el “</w:t>
      </w:r>
      <w:r>
        <w:rPr>
          <w:rFonts w:ascii="Arial" w:hAnsi="Arial" w:cs="Arial"/>
          <w:b/>
          <w:bCs/>
          <w:sz w:val="24"/>
          <w:szCs w:val="24"/>
        </w:rPr>
        <w:t>Número de Proceso”</w:t>
      </w:r>
      <w:r>
        <w:rPr>
          <w:rFonts w:ascii="Arial" w:hAnsi="Arial" w:cs="Arial"/>
          <w:sz w:val="24"/>
          <w:szCs w:val="24"/>
        </w:rPr>
        <w:t xml:space="preserve">. </w:t>
      </w:r>
    </w:p>
    <w:p>
      <w:pPr>
        <w:pStyle w:val="25"/>
        <w:tabs>
          <w:tab w:val="left" w:pos="993"/>
        </w:tabs>
        <w:spacing w:after="0" w:line="360" w:lineRule="auto"/>
        <w:ind w:left="709" w:firstLine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>
        <w:rPr>
          <w:rFonts w:ascii="Times New Roman" w:hAnsi="Times New Roman" w:cs="Times New Roman"/>
          <w:sz w:val="14"/>
          <w:szCs w:val="14"/>
        </w:rPr>
        <w:t>  </w:t>
      </w:r>
      <w:r>
        <w:rPr>
          <w:rFonts w:ascii="Arial" w:hAnsi="Arial" w:cs="Arial"/>
          <w:sz w:val="24"/>
          <w:szCs w:val="24"/>
        </w:rPr>
        <w:t xml:space="preserve">Clic en  </w:t>
      </w:r>
    </w:p>
    <w:p>
      <w:pPr>
        <w:pStyle w:val="25"/>
        <w:spacing w:after="0" w:line="240" w:lineRule="auto"/>
        <w:ind w:left="425" w:hanging="425"/>
        <w:jc w:val="both"/>
        <w:rPr>
          <w:rFonts w:ascii="Arial" w:hAnsi="Arial" w:cs="Arial"/>
        </w:rPr>
      </w:pPr>
    </w:p>
    <w:p>
      <w:pPr>
        <w:pStyle w:val="25"/>
        <w:spacing w:after="0" w:line="360" w:lineRule="auto"/>
        <w:ind w:left="851" w:hanging="567"/>
        <w:jc w:val="center"/>
      </w:pPr>
      <w:r>
        <w:rPr>
          <w:rFonts w:ascii="Arial" w:hAnsi="Arial" w:cs="Arial"/>
        </w:rPr>
        <w:drawing>
          <wp:inline distT="0" distB="0" distL="0" distR="0">
            <wp:extent cx="5229225" cy="2058035"/>
            <wp:effectExtent l="38100" t="38100" r="28575" b="37465"/>
            <wp:docPr id="176" name="Imagen 17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n 176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0384" cy="207057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851" w:right="61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despliega la siguiente, ventana de </w:t>
      </w:r>
      <w:r>
        <w:rPr>
          <w:rFonts w:ascii="Arial" w:hAnsi="Arial" w:cs="Arial"/>
          <w:b/>
          <w:bCs/>
          <w:sz w:val="24"/>
          <w:szCs w:val="24"/>
        </w:rPr>
        <w:t>Proceso Masivo de Etapas.</w:t>
      </w:r>
    </w:p>
    <w:p>
      <w:pPr>
        <w:pStyle w:val="25"/>
        <w:numPr>
          <w:ilvl w:val="0"/>
          <w:numId w:val="9"/>
        </w:numPr>
        <w:tabs>
          <w:tab w:val="left" w:pos="1134"/>
          <w:tab w:val="clear" w:pos="425"/>
        </w:tabs>
        <w:spacing w:before="240" w:after="0" w:line="360" w:lineRule="auto"/>
        <w:ind w:left="709" w:firstLine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Seleccione la </w:t>
      </w:r>
      <w:r>
        <w:rPr>
          <w:rFonts w:ascii="Arial" w:hAnsi="Arial" w:cs="Arial"/>
          <w:b/>
          <w:bCs/>
          <w:sz w:val="24"/>
          <w:szCs w:val="24"/>
        </w:rPr>
        <w:t>Plantilla</w:t>
      </w:r>
      <w:r>
        <w:rPr>
          <w:rFonts w:ascii="Arial" w:hAnsi="Arial" w:cs="Arial"/>
          <w:sz w:val="24"/>
          <w:szCs w:val="24"/>
        </w:rPr>
        <w:t xml:space="preserve"> </w:t>
      </w:r>
    </w:p>
    <w:p>
      <w:pPr>
        <w:pStyle w:val="25"/>
        <w:numPr>
          <w:ilvl w:val="0"/>
          <w:numId w:val="9"/>
        </w:numPr>
        <w:tabs>
          <w:tab w:val="left" w:pos="1134"/>
          <w:tab w:val="clear" w:pos="425"/>
        </w:tabs>
        <w:spacing w:before="240" w:after="0" w:line="360" w:lineRule="auto"/>
        <w:ind w:left="709" w:firstLine="142"/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1212850</wp:posOffset>
            </wp:positionH>
            <wp:positionV relativeFrom="paragraph">
              <wp:posOffset>25400</wp:posOffset>
            </wp:positionV>
            <wp:extent cx="683260" cy="194945"/>
            <wp:effectExtent l="19050" t="19050" r="21590" b="14605"/>
            <wp:wrapNone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n 223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1949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Clic en </w:t>
      </w:r>
      <w:r>
        <w:tab/>
      </w:r>
    </w:p>
    <w:p>
      <w:pPr>
        <w:keepNext/>
        <w:spacing w:before="240" w:after="0"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4600575" cy="1537970"/>
            <wp:effectExtent l="38100" t="38100" r="28575" b="43180"/>
            <wp:docPr id="225" name="Imagen 2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n 225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1350" cy="154220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30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Proceso Masivo de Etapas</w:t>
      </w:r>
    </w:p>
    <w:p>
      <w:pPr>
        <w:pStyle w:val="25"/>
        <w:numPr>
          <w:ilvl w:val="0"/>
          <w:numId w:val="9"/>
        </w:numPr>
        <w:tabs>
          <w:tab w:val="left" w:pos="1134"/>
          <w:tab w:val="clear" w:pos="425"/>
        </w:tabs>
        <w:spacing w:before="240" w:after="0" w:line="276" w:lineRule="auto"/>
        <w:ind w:left="709" w:firstLine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3422650</wp:posOffset>
            </wp:positionH>
            <wp:positionV relativeFrom="paragraph">
              <wp:posOffset>31750</wp:posOffset>
            </wp:positionV>
            <wp:extent cx="475615" cy="196850"/>
            <wp:effectExtent l="19050" t="19050" r="19685" b="12700"/>
            <wp:wrapNone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n 185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" cy="196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Se muestra la siguiente ventana clic en            </w:t>
      </w:r>
    </w:p>
    <w:p>
      <w:pPr>
        <w:pStyle w:val="25"/>
        <w:tabs>
          <w:tab w:val="left" w:pos="425"/>
        </w:tabs>
        <w:spacing w:after="0" w:line="240" w:lineRule="auto"/>
        <w:ind w:left="425"/>
        <w:rPr>
          <w:rFonts w:ascii="Arial" w:hAnsi="Arial" w:cs="Arial"/>
          <w:sz w:val="24"/>
          <w:szCs w:val="24"/>
        </w:rPr>
      </w:pPr>
    </w:p>
    <w:p>
      <w:pPr>
        <w:pStyle w:val="25"/>
        <w:keepNext/>
        <w:spacing w:after="0" w:line="240" w:lineRule="auto"/>
        <w:ind w:left="425"/>
        <w:jc w:val="center"/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104515" cy="1383665"/>
            <wp:effectExtent l="38100" t="38100" r="19685" b="26035"/>
            <wp:docPr id="177" name="Imagen 17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n 177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8507" cy="139437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276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31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Ventana de Confirmación</w:t>
      </w:r>
    </w:p>
    <w:p>
      <w:pPr>
        <w:spacing w:after="0" w:line="276" w:lineRule="auto"/>
      </w:pPr>
    </w:p>
    <w:p>
      <w:pPr>
        <w:spacing w:after="0" w:line="360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ventana se evidencia que el proceso jurídico está marcado con la opción “</w:t>
      </w:r>
      <w:r>
        <w:rPr>
          <w:rFonts w:ascii="Arial" w:hAnsi="Arial" w:cs="Arial"/>
          <w:b/>
          <w:bCs/>
          <w:sz w:val="24"/>
          <w:szCs w:val="24"/>
        </w:rPr>
        <w:t>Si</w:t>
      </w:r>
      <w:r>
        <w:rPr>
          <w:rFonts w:ascii="Arial" w:hAnsi="Arial" w:cs="Arial"/>
          <w:sz w:val="24"/>
          <w:szCs w:val="24"/>
        </w:rPr>
        <w:t>”, lo que indica que fue procesado correctamente.</w:t>
      </w:r>
    </w:p>
    <w:p>
      <w:pPr>
        <w:spacing w:after="0" w:line="240" w:lineRule="auto"/>
        <w:ind w:left="567"/>
      </w:pPr>
    </w:p>
    <w:p>
      <w:pPr>
        <w:keepNext/>
        <w:spacing w:after="0" w:line="360" w:lineRule="auto"/>
        <w:ind w:left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381625" cy="417195"/>
            <wp:effectExtent l="38100" t="38100" r="47625" b="4000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n 202"/>
                    <pic:cNvPicPr>
                      <a:picLocks noChangeAspect="1"/>
                    </pic:cNvPicPr>
                  </pic:nvPicPr>
                  <pic:blipFill>
                    <a:blip r:embed="rId32"/>
                    <a:srcRect t="12032" r="6346"/>
                    <a:stretch>
                      <a:fillRect/>
                    </a:stretch>
                  </pic:blipFill>
                  <pic:spPr>
                    <a:xfrm>
                      <a:off x="0" y="0"/>
                      <a:ext cx="5494458" cy="42594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32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Etapas del Proceso Jurídico</w:t>
      </w:r>
    </w:p>
    <w:p>
      <w:pPr>
        <w:spacing w:after="0" w:line="240" w:lineRule="auto"/>
      </w:pPr>
    </w:p>
    <w:p>
      <w:pPr>
        <w:spacing w:after="0" w:line="360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1441450</wp:posOffset>
            </wp:positionH>
            <wp:positionV relativeFrom="paragraph">
              <wp:posOffset>13335</wp:posOffset>
            </wp:positionV>
            <wp:extent cx="467995" cy="182245"/>
            <wp:effectExtent l="19050" t="19050" r="27305" b="27305"/>
            <wp:wrapNone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n 169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" cy="1822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En la opción             se visualiza la etapa en la que se encuentra el proceso.</w:t>
      </w:r>
    </w:p>
    <w:p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ind w:left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drawing>
          <wp:inline distT="0" distB="0" distL="0" distR="0">
            <wp:extent cx="5391150" cy="759460"/>
            <wp:effectExtent l="38100" t="38100" r="38100" b="4064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8177" cy="78017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33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Flujo del Proceso</w:t>
      </w:r>
    </w:p>
    <w:p>
      <w:pPr>
        <w:spacing w:after="0" w:line="360" w:lineRule="auto"/>
        <w:ind w:left="851" w:right="619"/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593725</wp:posOffset>
            </wp:positionH>
            <wp:positionV relativeFrom="paragraph">
              <wp:posOffset>319405</wp:posOffset>
            </wp:positionV>
            <wp:extent cx="683895" cy="151130"/>
            <wp:effectExtent l="19050" t="19050" r="20955" b="20320"/>
            <wp:wrapNone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n 17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Se observan los actos que lleva el proceso y las opciones de imprimir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98755" cy="198755"/>
            <wp:effectExtent l="19050" t="19050" r="10795" b="10795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n 17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 y </w:t>
      </w:r>
    </w:p>
    <w:p>
      <w:pPr>
        <w:keepNext/>
        <w:spacing w:after="0" w:line="240" w:lineRule="auto"/>
        <w:ind w:firstLine="567"/>
        <w:jc w:val="center"/>
        <w:rPr>
          <w:rFonts w:ascii="Arial" w:hAnsi="Arial" w:cs="Arial"/>
          <w:sz w:val="24"/>
          <w:szCs w:val="24"/>
        </w:rPr>
      </w:pPr>
    </w:p>
    <w:p>
      <w:pPr>
        <w:keepNext/>
        <w:spacing w:before="240" w:after="0" w:line="360" w:lineRule="auto"/>
        <w:ind w:firstLine="42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362575" cy="989965"/>
            <wp:effectExtent l="38100" t="38100" r="47625" b="38735"/>
            <wp:docPr id="148" name="Imagen 1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0"/>
                    <a:srcRect l="1861"/>
                    <a:stretch>
                      <a:fillRect/>
                    </a:stretch>
                  </pic:blipFill>
                  <pic:spPr>
                    <a:xfrm>
                      <a:off x="0" y="0"/>
                      <a:ext cx="5391074" cy="995226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34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Etapas del Proceso Jurídico</w:t>
      </w:r>
    </w:p>
    <w:p>
      <w:pPr>
        <w:rPr>
          <w:rFonts w:eastAsiaTheme="majorEastAsia"/>
          <w:i/>
          <w:iCs/>
          <w:color w:val="0070C0"/>
          <w:sz w:val="18"/>
          <w:szCs w:val="18"/>
        </w:rPr>
      </w:pPr>
    </w:p>
    <w:p>
      <w:pPr>
        <w:spacing w:after="0" w:line="360" w:lineRule="auto"/>
      </w:pPr>
    </w:p>
    <w:p>
      <w:pPr>
        <w:spacing w:after="0" w:line="360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3451225</wp:posOffset>
            </wp:positionH>
            <wp:positionV relativeFrom="paragraph">
              <wp:posOffset>-34925</wp:posOffset>
            </wp:positionV>
            <wp:extent cx="942340" cy="252730"/>
            <wp:effectExtent l="19050" t="19050" r="10160" b="13970"/>
            <wp:wrapNone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n 217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2527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2317750</wp:posOffset>
            </wp:positionH>
            <wp:positionV relativeFrom="paragraph">
              <wp:posOffset>-25400</wp:posOffset>
            </wp:positionV>
            <wp:extent cx="247015" cy="256540"/>
            <wp:effectExtent l="19050" t="19050" r="19685" b="10160"/>
            <wp:wrapNone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n 173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" cy="2565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Cierre la ventana del flujo        y dé clic en 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pStyle w:val="11"/>
        <w:spacing w:after="0" w:line="360" w:lineRule="auto"/>
        <w:ind w:firstLine="284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drawing>
          <wp:inline distT="0" distB="0" distL="0" distR="0">
            <wp:extent cx="5343525" cy="863600"/>
            <wp:effectExtent l="38100" t="38100" r="47625" b="31750"/>
            <wp:docPr id="216" name="Imagen 21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n 216" descr="Interfaz de usuario gráfic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6919" cy="868997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35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Cambio de Etapa</w:t>
      </w:r>
    </w:p>
    <w:p>
      <w:pPr>
        <w:pStyle w:val="4"/>
        <w:numPr>
          <w:ilvl w:val="1"/>
          <w:numId w:val="2"/>
        </w:numPr>
        <w:tabs>
          <w:tab w:val="left" w:pos="1134"/>
        </w:tabs>
        <w:spacing w:before="0" w:line="276" w:lineRule="auto"/>
        <w:ind w:left="29" w:firstLine="851"/>
        <w:outlineLvl w:val="0"/>
        <w:rPr>
          <w:rFonts w:cs="Arial"/>
          <w:lang w:eastAsia="zh-CN"/>
        </w:rPr>
      </w:pPr>
      <w:bookmarkStart w:id="19" w:name="_Toc131484290"/>
      <w:bookmarkStart w:id="20" w:name="_Toc131518071"/>
      <w:bookmarkStart w:id="21" w:name="_Toc129793725"/>
      <w:bookmarkStart w:id="22" w:name="_Toc27135"/>
      <w:bookmarkStart w:id="23" w:name="_Hlk129782497"/>
      <w:r>
        <w:rPr>
          <w:rFonts w:cs="Arial"/>
          <w:lang w:eastAsia="zh-CN"/>
        </w:rPr>
        <w:t>Consulta General de Procesos Jurídicos</w:t>
      </w:r>
      <w:bookmarkEnd w:id="19"/>
      <w:bookmarkEnd w:id="20"/>
      <w:bookmarkEnd w:id="21"/>
      <w:bookmarkEnd w:id="22"/>
    </w:p>
    <w:bookmarkEnd w:id="23"/>
    <w:p>
      <w:pPr>
        <w:spacing w:after="0" w:line="360" w:lineRule="auto"/>
        <w:ind w:left="851" w:right="619"/>
        <w:rPr>
          <w:rFonts w:ascii="Arial" w:hAnsi="Arial" w:eastAsia="Arial MT" w:cs="Arial"/>
          <w:sz w:val="24"/>
          <w:szCs w:val="24"/>
          <w:lang w:eastAsia="zh-CN"/>
        </w:rPr>
      </w:pPr>
      <w:r>
        <w:rPr>
          <w:rFonts w:ascii="Arial" w:hAnsi="Arial" w:eastAsia="Arial MT" w:cs="Arial"/>
          <w:sz w:val="24"/>
          <w:szCs w:val="24"/>
          <w:lang w:eastAsia="zh-CN"/>
        </w:rPr>
        <w:t xml:space="preserve">La ruta de acceso al módulo es la siguiente: </w:t>
      </w:r>
    </w:p>
    <w:p>
      <w:pPr>
        <w:spacing w:after="0" w:line="360" w:lineRule="auto"/>
        <w:ind w:left="851" w:right="903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eastAsia="Arial MT" w:cs="Arial"/>
          <w:b/>
          <w:bCs/>
          <w:sz w:val="24"/>
          <w:szCs w:val="24"/>
          <w:lang w:eastAsia="zh-CN"/>
        </w:rPr>
        <w:t>Gestión de Cobro &gt; Proceso Jurídico &gt; Consulta General de Procesos Jurídicos</w:t>
      </w:r>
    </w:p>
    <w:p>
      <w:pPr>
        <w:keepNext/>
        <w:spacing w:before="240" w:after="0" w:line="360" w:lineRule="auto"/>
        <w:ind w:firstLine="14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4535170" cy="584835"/>
            <wp:effectExtent l="38100" t="38100" r="17780" b="2476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n 17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5934" cy="58786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36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Acceso al Módulo</w:t>
      </w:r>
    </w:p>
    <w:p>
      <w:pPr>
        <w:spacing w:after="0" w:line="360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eastAsia="Arial MT" w:cs="Arial"/>
          <w:sz w:val="24"/>
          <w:szCs w:val="24"/>
          <w:lang w:eastAsia="zh-CN"/>
        </w:rPr>
        <w:t>Para</w:t>
      </w:r>
      <w:r>
        <w:rPr>
          <w:rFonts w:ascii="Arial" w:hAnsi="Arial" w:cs="Arial"/>
          <w:sz w:val="24"/>
          <w:szCs w:val="24"/>
        </w:rPr>
        <w:t xml:space="preserve"> continuar con el proceso jurídico:</w:t>
      </w:r>
    </w:p>
    <w:p>
      <w:pPr>
        <w:pStyle w:val="25"/>
        <w:numPr>
          <w:ilvl w:val="0"/>
          <w:numId w:val="10"/>
        </w:numPr>
        <w:tabs>
          <w:tab w:val="left" w:pos="851"/>
          <w:tab w:val="left" w:pos="1134"/>
          <w:tab w:val="clear" w:pos="425"/>
        </w:tabs>
        <w:spacing w:after="0" w:line="360" w:lineRule="auto"/>
        <w:ind w:left="567" w:firstLine="28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1479550</wp:posOffset>
            </wp:positionH>
            <wp:positionV relativeFrom="paragraph">
              <wp:posOffset>256540</wp:posOffset>
            </wp:positionV>
            <wp:extent cx="876300" cy="200025"/>
            <wp:effectExtent l="19050" t="19050" r="19050" b="2857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00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Digite el número del proceso jurídico.</w:t>
      </w:r>
    </w:p>
    <w:p>
      <w:pPr>
        <w:pStyle w:val="25"/>
        <w:numPr>
          <w:ilvl w:val="0"/>
          <w:numId w:val="10"/>
        </w:numPr>
        <w:tabs>
          <w:tab w:val="left" w:pos="851"/>
          <w:tab w:val="left" w:pos="1134"/>
          <w:tab w:val="clear" w:pos="425"/>
        </w:tabs>
        <w:spacing w:after="0" w:line="360" w:lineRule="auto"/>
        <w:ind w:left="567" w:firstLine="28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 clic en </w:t>
      </w:r>
    </w:p>
    <w:p>
      <w:pPr>
        <w:pStyle w:val="25"/>
        <w:numPr>
          <w:ilvl w:val="0"/>
          <w:numId w:val="10"/>
        </w:numPr>
        <w:tabs>
          <w:tab w:val="left" w:pos="851"/>
          <w:tab w:val="left" w:pos="1134"/>
          <w:tab w:val="clear" w:pos="425"/>
        </w:tabs>
        <w:spacing w:after="0" w:line="360" w:lineRule="auto"/>
        <w:ind w:left="567" w:firstLine="28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Seleccione el proceso buscado.</w:t>
      </w:r>
    </w:p>
    <w:p>
      <w:pPr>
        <w:keepNext/>
        <w:spacing w:after="0" w:line="360" w:lineRule="auto"/>
        <w:ind w:firstLine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305425" cy="1339215"/>
            <wp:effectExtent l="38100" t="38100" r="28575" b="32385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n 20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64984" cy="135480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37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Consulta General</w:t>
      </w:r>
    </w:p>
    <w:p>
      <w:pPr>
        <w:spacing w:after="0" w:line="360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eastAsia="Arial MT" w:cs="Arial"/>
          <w:sz w:val="24"/>
          <w:szCs w:val="24"/>
          <w:lang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1431925</wp:posOffset>
            </wp:positionH>
            <wp:positionV relativeFrom="paragraph">
              <wp:posOffset>24765</wp:posOffset>
            </wp:positionV>
            <wp:extent cx="551815" cy="208915"/>
            <wp:effectExtent l="19050" t="19050" r="19685" b="19685"/>
            <wp:wrapNone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n 178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2089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Arial MT" w:cs="Arial"/>
          <w:sz w:val="24"/>
          <w:szCs w:val="24"/>
          <w:lang w:eastAsia="zh-CN"/>
        </w:rPr>
        <w:t>En</w:t>
      </w:r>
      <w:r>
        <w:rPr>
          <w:rFonts w:ascii="Arial" w:hAnsi="Arial" w:cs="Arial"/>
          <w:sz w:val="24"/>
          <w:szCs w:val="24"/>
        </w:rPr>
        <w:t xml:space="preserve"> la opción               se visualiza la etapa en la que se encuentra el proceso.</w:t>
      </w:r>
    </w:p>
    <w:p>
      <w:pPr>
        <w:keepNext/>
        <w:spacing w:before="240" w:after="0" w:line="360" w:lineRule="auto"/>
        <w:ind w:firstLine="426"/>
        <w:jc w:val="center"/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372100" cy="640080"/>
            <wp:effectExtent l="38100" t="38100" r="38100" b="457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0958" cy="66973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38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Flujo del Proceso</w:t>
      </w:r>
    </w:p>
    <w:p>
      <w:pPr>
        <w:spacing w:after="0" w:line="360" w:lineRule="auto"/>
        <w:ind w:left="851" w:right="619"/>
        <w:rPr>
          <w:rFonts w:eastAsiaTheme="majorEastAsia"/>
          <w:color w:val="0070C0"/>
          <w:sz w:val="18"/>
          <w:szCs w:val="18"/>
        </w:rPr>
      </w:pPr>
      <w:r>
        <w:rPr>
          <w:sz w:val="24"/>
          <w:szCs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593725</wp:posOffset>
            </wp:positionH>
            <wp:positionV relativeFrom="paragraph">
              <wp:posOffset>308610</wp:posOffset>
            </wp:positionV>
            <wp:extent cx="683895" cy="151130"/>
            <wp:effectExtent l="19050" t="19050" r="20955" b="20320"/>
            <wp:wrapNone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n 18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Se muestra los actos que lleva el proceso y las opciones de imprimir </w:t>
      </w:r>
      <w:r>
        <w:rPr>
          <w:sz w:val="24"/>
          <w:szCs w:val="24"/>
        </w:rPr>
        <w:drawing>
          <wp:inline distT="0" distB="0" distL="0" distR="0">
            <wp:extent cx="198755" cy="198755"/>
            <wp:effectExtent l="19050" t="19050" r="10795" b="10795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n 18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  y </w:t>
      </w:r>
    </w:p>
    <w:p>
      <w:pPr>
        <w:keepNext/>
        <w:spacing w:before="240" w:after="0" w:line="360" w:lineRule="auto"/>
        <w:ind w:firstLine="284"/>
        <w:jc w:val="center"/>
        <w:rPr>
          <w:rFonts w:ascii="Arial" w:hAnsi="Arial" w:cs="Arial" w:eastAsiaTheme="majorEastAsia"/>
          <w:i/>
          <w:iCs/>
          <w:color w:val="0070C0"/>
          <w:sz w:val="18"/>
          <w:szCs w:val="18"/>
        </w:rPr>
      </w:pPr>
    </w:p>
    <w:p>
      <w:pPr>
        <w:keepNext/>
        <w:spacing w:before="240" w:after="0" w:line="360" w:lineRule="auto"/>
        <w:ind w:firstLine="284"/>
        <w:jc w:val="center"/>
      </w:pPr>
      <w:r>
        <w:rPr>
          <w:rFonts w:ascii="Arial" w:hAnsi="Arial" w:cs="Arial" w:eastAsiaTheme="majorEastAsia"/>
          <w:i/>
          <w:iCs/>
          <w:color w:val="0070C0"/>
          <w:sz w:val="18"/>
          <w:szCs w:val="18"/>
        </w:rPr>
        <w:drawing>
          <wp:inline distT="0" distB="0" distL="0" distR="0">
            <wp:extent cx="5353050" cy="1005840"/>
            <wp:effectExtent l="38100" t="38100" r="38100" b="4191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n 17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99921" cy="101501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39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Etapas del Proceso Jurídico</w:t>
      </w:r>
    </w:p>
    <w:p/>
    <w:p>
      <w:pPr>
        <w:spacing w:after="0" w:line="360" w:lineRule="auto"/>
        <w:ind w:left="851" w:right="619"/>
        <w:rPr>
          <w:ins w:id="25" w:author="lvetancourt" w:date="2023-04-10T10:08:10Z"/>
          <w:rFonts w:ascii="Arial" w:hAnsi="Arial" w:eastAsia="Arial MT" w:cs="Arial"/>
          <w:sz w:val="24"/>
          <w:szCs w:val="24"/>
          <w:lang w:eastAsia="zh-CN"/>
        </w:rPr>
      </w:pPr>
    </w:p>
    <w:p>
      <w:pPr>
        <w:spacing w:after="0" w:line="360" w:lineRule="auto"/>
        <w:ind w:left="851" w:right="619"/>
        <w:rPr>
          <w:ins w:id="26" w:author="lvetancourt" w:date="2023-04-10T10:08:11Z"/>
          <w:rFonts w:ascii="Arial" w:hAnsi="Arial" w:eastAsia="Arial MT" w:cs="Arial"/>
          <w:sz w:val="24"/>
          <w:szCs w:val="24"/>
          <w:lang w:eastAsia="zh-CN"/>
        </w:rPr>
      </w:pPr>
    </w:p>
    <w:p>
      <w:pPr>
        <w:spacing w:after="0" w:line="360" w:lineRule="auto"/>
        <w:ind w:left="851" w:right="619"/>
        <w:rPr>
          <w:ins w:id="27" w:author="lvetancourt" w:date="2023-04-10T10:08:11Z"/>
          <w:rFonts w:ascii="Arial" w:hAnsi="Arial" w:eastAsia="Arial MT" w:cs="Arial"/>
          <w:sz w:val="24"/>
          <w:szCs w:val="24"/>
          <w:lang w:eastAsia="zh-CN"/>
        </w:rPr>
      </w:pPr>
    </w:p>
    <w:p>
      <w:pPr>
        <w:spacing w:after="0" w:line="360" w:lineRule="auto"/>
        <w:ind w:left="851" w:right="619"/>
        <w:rPr>
          <w:ins w:id="28" w:author="lvetancourt" w:date="2023-04-10T10:08:11Z"/>
          <w:rFonts w:ascii="Arial" w:hAnsi="Arial" w:eastAsia="Arial MT" w:cs="Arial"/>
          <w:sz w:val="24"/>
          <w:szCs w:val="24"/>
          <w:lang w:eastAsia="zh-CN"/>
        </w:rPr>
      </w:pPr>
    </w:p>
    <w:p>
      <w:pPr>
        <w:spacing w:after="0" w:line="360" w:lineRule="auto"/>
        <w:ind w:left="851" w:right="619"/>
        <w:rPr>
          <w:ins w:id="29" w:author="lvetancourt" w:date="2023-04-10T10:08:12Z"/>
          <w:rFonts w:ascii="Arial" w:hAnsi="Arial" w:eastAsia="Arial MT" w:cs="Arial"/>
          <w:sz w:val="24"/>
          <w:szCs w:val="24"/>
          <w:lang w:eastAsia="zh-CN"/>
        </w:rPr>
      </w:pPr>
    </w:p>
    <w:p>
      <w:pPr>
        <w:spacing w:after="0" w:line="360" w:lineRule="auto"/>
        <w:ind w:left="851" w:right="619"/>
        <w:rPr>
          <w:ins w:id="30" w:author="lvetancourt" w:date="2023-04-10T10:08:12Z"/>
          <w:rFonts w:ascii="Arial" w:hAnsi="Arial" w:eastAsia="Arial MT" w:cs="Arial"/>
          <w:sz w:val="24"/>
          <w:szCs w:val="24"/>
          <w:lang w:eastAsia="zh-CN"/>
        </w:rPr>
      </w:pPr>
    </w:p>
    <w:p>
      <w:pPr>
        <w:spacing w:after="0" w:line="360" w:lineRule="auto"/>
        <w:ind w:left="851" w:right="619"/>
        <w:rPr>
          <w:ins w:id="31" w:author="lvetancourt" w:date="2023-04-10T10:08:12Z"/>
          <w:rFonts w:ascii="Arial" w:hAnsi="Arial" w:eastAsia="Arial MT" w:cs="Arial"/>
          <w:sz w:val="24"/>
          <w:szCs w:val="24"/>
          <w:lang w:eastAsia="zh-CN"/>
        </w:rPr>
      </w:pPr>
    </w:p>
    <w:p>
      <w:pPr>
        <w:spacing w:after="0" w:line="360" w:lineRule="auto"/>
        <w:ind w:left="851" w:right="619"/>
        <w:rPr>
          <w:ins w:id="32" w:author="lvetancourt" w:date="2023-04-10T10:08:13Z"/>
          <w:rFonts w:ascii="Arial" w:hAnsi="Arial" w:eastAsia="Arial MT" w:cs="Arial"/>
          <w:sz w:val="24"/>
          <w:szCs w:val="24"/>
          <w:lang w:eastAsia="zh-CN"/>
        </w:rPr>
      </w:pPr>
    </w:p>
    <w:p>
      <w:pPr>
        <w:spacing w:after="0" w:line="360" w:lineRule="auto"/>
        <w:ind w:left="851" w:right="619"/>
        <w:rPr>
          <w:ins w:id="33" w:author="lvetancourt" w:date="2023-04-10T10:08:13Z"/>
          <w:rFonts w:ascii="Arial" w:hAnsi="Arial" w:eastAsia="Arial MT" w:cs="Arial"/>
          <w:sz w:val="24"/>
          <w:szCs w:val="24"/>
          <w:lang w:eastAsia="zh-CN"/>
        </w:rPr>
      </w:pPr>
    </w:p>
    <w:p>
      <w:pPr>
        <w:spacing w:after="0" w:line="360" w:lineRule="auto"/>
        <w:ind w:left="851" w:right="619"/>
        <w:rPr>
          <w:ins w:id="34" w:author="lvetancourt" w:date="2023-04-10T10:08:15Z"/>
          <w:rFonts w:ascii="Arial" w:hAnsi="Arial" w:eastAsia="Arial MT" w:cs="Arial"/>
          <w:sz w:val="24"/>
          <w:szCs w:val="24"/>
          <w:lang w:eastAsia="zh-CN"/>
        </w:rPr>
      </w:pPr>
    </w:p>
    <w:p>
      <w:pPr>
        <w:spacing w:after="0" w:line="360" w:lineRule="auto"/>
        <w:ind w:left="851" w:right="619"/>
        <w:rPr>
          <w:rFonts w:ascii="Arial" w:hAnsi="Arial" w:cs="Arial"/>
          <w:sz w:val="24"/>
          <w:szCs w:val="24"/>
        </w:rPr>
      </w:pPr>
      <w:r>
        <w:rPr>
          <w:rFonts w:ascii="Arial" w:hAnsi="Arial" w:eastAsia="Arial MT" w:cs="Arial"/>
          <w:sz w:val="24"/>
          <w:szCs w:val="24"/>
          <w:lang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1651000</wp:posOffset>
            </wp:positionH>
            <wp:positionV relativeFrom="paragraph">
              <wp:posOffset>265430</wp:posOffset>
            </wp:positionV>
            <wp:extent cx="638175" cy="171450"/>
            <wp:effectExtent l="19050" t="19050" r="28575" b="1905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714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Arial MT" w:cs="Arial"/>
          <w:sz w:val="24"/>
          <w:szCs w:val="24"/>
          <w:lang w:eastAsia="zh-CN"/>
        </w:rPr>
        <w:t>En</w:t>
      </w:r>
      <w:r>
        <w:rPr>
          <w:rFonts w:ascii="Arial" w:hAnsi="Arial" w:cs="Arial"/>
          <w:sz w:val="24"/>
          <w:szCs w:val="24"/>
        </w:rPr>
        <w:t xml:space="preserve"> la pestaña </w:t>
      </w:r>
      <w:r>
        <w:rPr>
          <w:rFonts w:ascii="Arial" w:hAnsi="Arial" w:cs="Arial"/>
          <w:b/>
          <w:bCs/>
          <w:sz w:val="24"/>
          <w:szCs w:val="24"/>
        </w:rPr>
        <w:t xml:space="preserve">Actos del Proceso </w:t>
      </w:r>
      <w:r>
        <w:rPr>
          <w:rFonts w:ascii="Arial" w:hAnsi="Arial" w:cs="Arial"/>
          <w:sz w:val="24"/>
          <w:szCs w:val="24"/>
        </w:rPr>
        <w:t>se pueden ver los diferentes actos que lleva el proceso y en                  se puede visualizar el documento de dicho acto.</w:t>
      </w:r>
    </w:p>
    <w:p>
      <w:pPr>
        <w:keepNext/>
        <w:spacing w:before="240" w:after="0" w:line="360" w:lineRule="auto"/>
        <w:ind w:firstLine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419725" cy="1834515"/>
            <wp:effectExtent l="38100" t="38100" r="28575" b="32385"/>
            <wp:docPr id="221" name="Imagen 2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n 221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56016" cy="18471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40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Actos del Proceso</w:t>
      </w:r>
    </w:p>
    <w:p>
      <w:pPr>
        <w:ind w:left="880" w:leftChars="400"/>
        <w:rPr>
          <w:ins w:id="35" w:author="lvetancourt" w:date="2023-04-10T10:11:06Z"/>
          <w:rFonts w:hint="default" w:ascii="Arial" w:hAnsi="Arial" w:cs="Arial" w:eastAsiaTheme="majorEastAsia"/>
          <w:b/>
          <w:color w:val="0000FF"/>
          <w:sz w:val="24"/>
          <w:szCs w:val="24"/>
          <w:u w:val="none"/>
          <w:lang w:val="es-CO" w:eastAsia="zh-CN"/>
        </w:rPr>
      </w:pPr>
      <w:bookmarkStart w:id="24" w:name="_Toc131518072"/>
      <w:bookmarkStart w:id="25" w:name="_Toc131484291"/>
      <w:bookmarkStart w:id="26" w:name="_Toc129793726"/>
    </w:p>
    <w:p>
      <w:pPr>
        <w:spacing w:line="360" w:lineRule="auto"/>
        <w:ind w:left="880" w:leftChars="400"/>
        <w:outlineLvl w:val="0"/>
        <w:rPr>
          <w:rFonts w:cs="Arial"/>
          <w:lang w:eastAsia="zh-CN"/>
        </w:rPr>
      </w:pPr>
      <w:bookmarkStart w:id="27" w:name="_Toc16423"/>
      <w:r>
        <w:rPr>
          <w:rFonts w:hint="default" w:ascii="Arial" w:hAnsi="Arial" w:cs="Arial" w:eastAsiaTheme="majorEastAsia"/>
          <w:b/>
          <w:bCs w:val="0"/>
          <w:color w:val="4472C4" w:themeColor="accent1"/>
          <w:sz w:val="24"/>
          <w:szCs w:val="24"/>
          <w:u w:val="none"/>
          <w:lang w:val="es-CO" w:eastAsia="zh-CN"/>
          <w14:textFill>
            <w14:solidFill>
              <w14:schemeClr w14:val="accent1"/>
            </w14:solidFill>
          </w14:textFill>
        </w:rPr>
        <w:t>1.4</w:t>
      </w:r>
      <w:r>
        <w:rPr>
          <w:rFonts w:hint="default" w:ascii="Arial" w:hAnsi="Arial" w:cs="Arial" w:eastAsiaTheme="majorEastAsia"/>
          <w:b w:val="0"/>
          <w:bCs/>
          <w:color w:val="0000FF"/>
          <w:sz w:val="24"/>
          <w:szCs w:val="24"/>
          <w:u w:val="none"/>
          <w:lang w:val="es-CO" w:eastAsia="zh-CN"/>
        </w:rPr>
        <w:t xml:space="preserve"> </w:t>
      </w:r>
      <w:r>
        <w:rPr>
          <w:rFonts w:ascii="Arial" w:hAnsi="Arial" w:cs="Arial" w:eastAsiaTheme="majorEastAsia"/>
          <w:b/>
          <w:color w:val="4472C4" w:themeColor="accent1"/>
          <w:sz w:val="24"/>
          <w:szCs w:val="24"/>
          <w:lang w:eastAsia="zh-CN"/>
          <w14:textFill>
            <w14:solidFill>
              <w14:schemeClr w14:val="accent1"/>
            </w14:solidFill>
          </w14:textFill>
        </w:rPr>
        <w:t>Cierre de Procesos Jurídicos</w:t>
      </w:r>
      <w:bookmarkEnd w:id="24"/>
      <w:bookmarkEnd w:id="25"/>
      <w:bookmarkEnd w:id="26"/>
      <w:bookmarkEnd w:id="27"/>
      <w:bookmarkStart w:id="31" w:name="_GoBack"/>
      <w:bookmarkEnd w:id="31"/>
    </w:p>
    <w:p>
      <w:pPr>
        <w:spacing w:after="0" w:line="360" w:lineRule="auto"/>
        <w:ind w:left="851" w:right="619"/>
        <w:rPr>
          <w:rFonts w:ascii="Arial" w:hAnsi="Arial" w:eastAsia="Arial MT" w:cs="Arial"/>
          <w:sz w:val="24"/>
          <w:szCs w:val="24"/>
          <w:lang w:eastAsia="zh-CN"/>
        </w:rPr>
      </w:pPr>
      <w:r>
        <w:rPr>
          <w:rFonts w:ascii="Arial" w:hAnsi="Arial" w:eastAsia="Arial MT" w:cs="Arial"/>
          <w:sz w:val="24"/>
          <w:szCs w:val="24"/>
          <w:lang w:eastAsia="zh-CN"/>
        </w:rPr>
        <w:t xml:space="preserve">La ruta de acceso al módulo es la siguiente: </w:t>
      </w:r>
    </w:p>
    <w:p>
      <w:pPr>
        <w:spacing w:after="0" w:line="360" w:lineRule="auto"/>
        <w:ind w:left="85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eastAsia="Arial MT" w:cs="Arial"/>
          <w:b/>
          <w:bCs/>
          <w:sz w:val="24"/>
          <w:szCs w:val="24"/>
          <w:lang w:eastAsia="zh-CN"/>
        </w:rPr>
        <w:t xml:space="preserve">Gestión de Cobro &gt; Proceso Jurídico &gt; </w:t>
      </w:r>
      <w:bookmarkStart w:id="28" w:name="_Hlk129792147"/>
      <w:r>
        <w:rPr>
          <w:rFonts w:ascii="Arial" w:hAnsi="Arial" w:eastAsia="Arial MT" w:cs="Arial"/>
          <w:b/>
          <w:bCs/>
          <w:sz w:val="24"/>
          <w:szCs w:val="24"/>
          <w:lang w:eastAsia="zh-CN"/>
        </w:rPr>
        <w:t>Cierre de Procesos Jurídicos</w:t>
      </w:r>
      <w:bookmarkEnd w:id="28"/>
    </w:p>
    <w:p>
      <w:pPr>
        <w:spacing w:after="0" w:line="360" w:lineRule="auto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43180</wp:posOffset>
            </wp:positionV>
            <wp:extent cx="4724400" cy="683895"/>
            <wp:effectExtent l="38100" t="38100" r="38100" b="40005"/>
            <wp:wrapNone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n 2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8392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spacing w:after="0" w:line="360" w:lineRule="auto"/>
        <w:rPr>
          <w:rFonts w:ascii="Arial" w:hAnsi="Arial" w:cs="Arial"/>
          <w:sz w:val="24"/>
          <w:szCs w:val="24"/>
          <w:lang w:eastAsia="zh-CN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  <w:lang w:eastAsia="zh-CN"/>
        </w:rPr>
      </w:pPr>
    </w:p>
    <w:p>
      <w:pPr>
        <w:pStyle w:val="11"/>
        <w:spacing w:after="0" w:line="240" w:lineRule="auto"/>
        <w:ind w:firstLine="705"/>
        <w:jc w:val="center"/>
        <w:rPr>
          <w:ins w:id="36" w:author="lvetancourt" w:date="2023-04-10T10:11:34Z"/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41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Acceso al Modulo</w:t>
      </w:r>
    </w:p>
    <w:p>
      <w:pPr>
        <w:rPr>
          <w:ins w:id="37" w:author="lvetancourt" w:date="2023-04-10T10:12:12Z"/>
        </w:rPr>
      </w:pPr>
    </w:p>
    <w:p>
      <w:pPr>
        <w:spacing w:after="0" w:line="360" w:lineRule="auto"/>
        <w:ind w:left="880" w:leftChars="400" w:right="619"/>
        <w:rPr>
          <w:rFonts w:ascii="Arial" w:hAnsi="Arial" w:cs="Arial"/>
          <w:sz w:val="24"/>
          <w:szCs w:val="24"/>
        </w:rPr>
      </w:pPr>
      <w:r>
        <w:rPr>
          <w:rFonts w:ascii="Arial" w:hAnsi="Arial" w:eastAsia="Arial MT" w:cs="Arial"/>
          <w:sz w:val="24"/>
          <w:szCs w:val="24"/>
          <w:lang w:eastAsia="zh-CN"/>
        </w:rPr>
        <w:t>Para</w:t>
      </w:r>
      <w:r>
        <w:rPr>
          <w:rFonts w:ascii="Arial" w:hAnsi="Arial" w:cs="Arial"/>
          <w:sz w:val="24"/>
          <w:szCs w:val="24"/>
        </w:rPr>
        <w:t xml:space="preserve"> continuar con el proceso jurídico siga los siguientes pasos:</w:t>
      </w:r>
    </w:p>
    <w:p>
      <w:pPr>
        <w:pStyle w:val="25"/>
        <w:numPr>
          <w:ilvl w:val="0"/>
          <w:numId w:val="11"/>
        </w:numPr>
        <w:tabs>
          <w:tab w:val="left" w:pos="1134"/>
          <w:tab w:val="clear" w:pos="425"/>
        </w:tabs>
        <w:spacing w:before="240" w:after="0" w:line="360" w:lineRule="auto"/>
        <w:ind w:left="709" w:firstLine="142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>Digite el número del proceso jurídico.</w:t>
      </w:r>
    </w:p>
    <w:p>
      <w:pPr>
        <w:pStyle w:val="25"/>
        <w:numPr>
          <w:ilvl w:val="0"/>
          <w:numId w:val="11"/>
        </w:numPr>
        <w:tabs>
          <w:tab w:val="left" w:pos="1134"/>
          <w:tab w:val="clear" w:pos="425"/>
        </w:tabs>
        <w:spacing w:before="240" w:after="0" w:line="360" w:lineRule="auto"/>
        <w:ind w:left="709" w:firstLine="142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Seleccione el </w:t>
      </w:r>
      <w:r>
        <w:rPr>
          <w:rFonts w:ascii="Arial" w:hAnsi="Arial" w:cs="Arial"/>
          <w:b/>
          <w:bCs/>
          <w:sz w:val="24"/>
          <w:szCs w:val="24"/>
          <w:lang w:eastAsia="zh-CN"/>
        </w:rPr>
        <w:t>Tipo de Proceso.</w:t>
      </w:r>
    </w:p>
    <w:p>
      <w:pPr>
        <w:pStyle w:val="25"/>
        <w:numPr>
          <w:ilvl w:val="0"/>
          <w:numId w:val="11"/>
        </w:numPr>
        <w:tabs>
          <w:tab w:val="left" w:pos="1134"/>
          <w:tab w:val="clear" w:pos="425"/>
        </w:tabs>
        <w:spacing w:before="240" w:after="0" w:line="360" w:lineRule="auto"/>
        <w:ind w:left="709" w:firstLine="142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1266190</wp:posOffset>
            </wp:positionH>
            <wp:positionV relativeFrom="paragraph">
              <wp:posOffset>27940</wp:posOffset>
            </wp:positionV>
            <wp:extent cx="766445" cy="166370"/>
            <wp:effectExtent l="19050" t="19050" r="0" b="5080"/>
            <wp:wrapNone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130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445" cy="1663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eastAsia="zh-CN"/>
        </w:rPr>
        <w:t xml:space="preserve">Clic en </w:t>
      </w:r>
    </w:p>
    <w:p>
      <w:pPr>
        <w:pStyle w:val="25"/>
        <w:numPr>
          <w:ilvl w:val="0"/>
          <w:numId w:val="11"/>
        </w:numPr>
        <w:tabs>
          <w:tab w:val="left" w:pos="1134"/>
          <w:tab w:val="clear" w:pos="425"/>
        </w:tabs>
        <w:spacing w:before="240" w:after="0" w:line="360" w:lineRule="auto"/>
        <w:ind w:left="709" w:firstLine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zh-CN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1225550</wp:posOffset>
            </wp:positionH>
            <wp:positionV relativeFrom="paragraph">
              <wp:posOffset>251460</wp:posOffset>
            </wp:positionV>
            <wp:extent cx="1217930" cy="220345"/>
            <wp:effectExtent l="19050" t="19050" r="1270" b="8255"/>
            <wp:wrapNone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n 183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2203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eastAsia="zh-CN"/>
        </w:rPr>
        <w:t>Seleccione</w:t>
      </w:r>
      <w:r>
        <w:rPr>
          <w:rFonts w:ascii="Arial" w:hAnsi="Arial" w:cs="Arial"/>
          <w:sz w:val="24"/>
          <w:szCs w:val="24"/>
        </w:rPr>
        <w:t xml:space="preserve"> el número del proceso</w:t>
      </w:r>
    </w:p>
    <w:p>
      <w:pPr>
        <w:pStyle w:val="25"/>
        <w:numPr>
          <w:ilvl w:val="0"/>
          <w:numId w:val="11"/>
        </w:numPr>
        <w:tabs>
          <w:tab w:val="left" w:pos="1134"/>
          <w:tab w:val="clear" w:pos="425"/>
        </w:tabs>
        <w:spacing w:before="240" w:after="0" w:line="360" w:lineRule="auto"/>
        <w:ind w:left="709" w:firstLine="142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>Clic</w:t>
      </w:r>
      <w:r>
        <w:rPr>
          <w:rFonts w:ascii="Arial" w:hAnsi="Arial" w:cs="Arial"/>
          <w:sz w:val="24"/>
          <w:szCs w:val="24"/>
        </w:rPr>
        <w:t xml:space="preserve"> en </w:t>
      </w:r>
    </w:p>
    <w:p>
      <w:pPr>
        <w:keepNext/>
        <w:spacing w:before="240" w:after="0" w:line="360" w:lineRule="auto"/>
        <w:ind w:left="851" w:firstLine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593725</wp:posOffset>
            </wp:positionH>
            <wp:positionV relativeFrom="paragraph">
              <wp:posOffset>160020</wp:posOffset>
            </wp:positionV>
            <wp:extent cx="5305425" cy="1379855"/>
            <wp:effectExtent l="38100" t="38100" r="28575" b="30480"/>
            <wp:wrapNone/>
            <wp:docPr id="207" name="Imagen 20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n 207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706" cy="138651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keepNext/>
        <w:spacing w:before="240" w:after="0"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>
      <w:pPr>
        <w:keepNext/>
        <w:spacing w:before="240" w:after="0" w:line="360" w:lineRule="auto"/>
        <w:ind w:left="851" w:firstLine="567"/>
        <w:jc w:val="center"/>
        <w:rPr>
          <w:rFonts w:ascii="Arial" w:hAnsi="Arial" w:cs="Arial"/>
          <w:sz w:val="24"/>
          <w:szCs w:val="24"/>
        </w:rPr>
      </w:pPr>
    </w:p>
    <w:p>
      <w:pPr>
        <w:keepNext/>
        <w:spacing w:before="240" w:after="0" w:line="276" w:lineRule="auto"/>
        <w:ind w:firstLine="567"/>
        <w:jc w:val="center"/>
        <w:rPr>
          <w:rFonts w:ascii="Arial" w:hAnsi="Arial" w:cs="Arial"/>
          <w:sz w:val="24"/>
          <w:szCs w:val="24"/>
        </w:rPr>
      </w:pPr>
    </w:p>
    <w:p>
      <w:pPr>
        <w:pStyle w:val="11"/>
        <w:spacing w:line="240" w:lineRule="auto"/>
        <w:jc w:val="center"/>
        <w:rPr>
          <w:ins w:id="38" w:author="lvetancourt" w:date="2023-04-10T10:11:21Z"/>
          <w:rFonts w:eastAsiaTheme="majorEastAsia"/>
          <w:i/>
          <w:iCs/>
          <w:color w:val="0070C0"/>
          <w:sz w:val="18"/>
          <w:szCs w:val="18"/>
        </w:rPr>
      </w:pPr>
    </w:p>
    <w:p>
      <w:pPr>
        <w:pStyle w:val="11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42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>. Cierre de Procesos Jurídicos</w:t>
      </w:r>
    </w:p>
    <w:p>
      <w:pPr>
        <w:spacing w:after="0" w:line="240" w:lineRule="auto"/>
        <w:rPr>
          <w:rFonts w:ascii="Arial" w:hAnsi="Arial" w:cs="Arial" w:eastAsiaTheme="majorEastAsia"/>
          <w:i/>
          <w:iCs/>
          <w:color w:val="0070C0"/>
          <w:sz w:val="2"/>
          <w:szCs w:val="2"/>
        </w:rPr>
      </w:pPr>
    </w:p>
    <w:p>
      <w:pPr>
        <w:spacing w:after="0" w:line="240" w:lineRule="auto"/>
        <w:ind w:left="851" w:right="619"/>
        <w:rPr>
          <w:ins w:id="39" w:author="lvetancourt" w:date="2023-04-10T10:11:15Z"/>
          <w:rFonts w:ascii="Arial" w:hAnsi="Arial" w:eastAsia="Arial MT" w:cs="Arial"/>
          <w:sz w:val="24"/>
          <w:szCs w:val="24"/>
          <w:lang w:eastAsia="zh-CN"/>
        </w:rPr>
      </w:pPr>
    </w:p>
    <w:p>
      <w:pPr>
        <w:spacing w:after="0" w:line="240" w:lineRule="auto"/>
        <w:ind w:left="851" w:right="61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eastAsia="Arial MT" w:cs="Arial"/>
          <w:sz w:val="24"/>
          <w:szCs w:val="24"/>
          <w:lang w:eastAsia="zh-CN"/>
        </w:rPr>
        <w:t>Para</w:t>
      </w:r>
      <w:r>
        <w:rPr>
          <w:rFonts w:ascii="Arial" w:hAnsi="Arial" w:cs="Arial"/>
          <w:sz w:val="24"/>
          <w:szCs w:val="24"/>
        </w:rPr>
        <w:t xml:space="preserve"> finalizar, el Cierre de Procesos Jurídicos se debe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>
      <w:pPr>
        <w:tabs>
          <w:tab w:val="left" w:pos="709"/>
          <w:tab w:val="left" w:pos="1134"/>
        </w:tabs>
        <w:spacing w:before="240" w:after="0" w:line="240" w:lineRule="auto"/>
        <w:ind w:firstLine="851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14"/>
          <w:szCs w:val="14"/>
        </w:rPr>
        <w:t xml:space="preserve">     </w:t>
      </w:r>
      <w:r>
        <w:rPr>
          <w:rFonts w:ascii="Arial" w:hAnsi="Arial" w:cs="Arial"/>
          <w:sz w:val="24"/>
          <w:szCs w:val="24"/>
        </w:rPr>
        <w:t>Seleccione “</w:t>
      </w:r>
      <w:r>
        <w:rPr>
          <w:rFonts w:ascii="Arial" w:hAnsi="Arial" w:cs="Arial"/>
          <w:b/>
          <w:bCs/>
          <w:sz w:val="24"/>
          <w:szCs w:val="24"/>
        </w:rPr>
        <w:t>Plantilla para cierre de proceso</w:t>
      </w:r>
      <w:r>
        <w:rPr>
          <w:rFonts w:ascii="Arial" w:hAnsi="Arial" w:cs="Arial"/>
          <w:sz w:val="24"/>
          <w:szCs w:val="24"/>
        </w:rPr>
        <w:t>”.</w:t>
      </w:r>
    </w:p>
    <w:p>
      <w:pPr>
        <w:tabs>
          <w:tab w:val="left" w:pos="709"/>
          <w:tab w:val="left" w:pos="1134"/>
        </w:tabs>
        <w:spacing w:before="240" w:after="0" w:line="24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1327150</wp:posOffset>
            </wp:positionH>
            <wp:positionV relativeFrom="paragraph">
              <wp:posOffset>180975</wp:posOffset>
            </wp:positionV>
            <wp:extent cx="683260" cy="194945"/>
            <wp:effectExtent l="19050" t="19050" r="21590" b="14605"/>
            <wp:wrapNone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n 184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1949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z w:val="14"/>
          <w:szCs w:val="14"/>
        </w:rPr>
        <w:t>    </w:t>
      </w:r>
      <w:r>
        <w:rPr>
          <w:rFonts w:ascii="Arial" w:hAnsi="Arial" w:cs="Arial"/>
          <w:sz w:val="24"/>
          <w:szCs w:val="24"/>
        </w:rPr>
        <w:t xml:space="preserve"> Clic en </w:t>
      </w:r>
    </w:p>
    <w:p>
      <w:pPr>
        <w:tabs>
          <w:tab w:val="left" w:pos="709"/>
          <w:tab w:val="left" w:pos="1134"/>
        </w:tabs>
        <w:spacing w:before="240" w:after="0" w:line="240" w:lineRule="auto"/>
        <w:ind w:firstLine="851"/>
        <w:jc w:val="center"/>
        <w:rPr>
          <w:rFonts w:ascii="Arial" w:hAnsi="Arial" w:cs="Arial"/>
          <w:sz w:val="24"/>
          <w:szCs w:val="24"/>
        </w:rPr>
      </w:pPr>
      <w:r>
        <mc:AlternateContent>
          <mc:Choice Requires="wps">
            <w:drawing>
              <wp:anchor distT="45720" distB="45720" distL="114300" distR="114300" simplePos="0" relativeHeight="251703296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1644015</wp:posOffset>
                </wp:positionV>
                <wp:extent cx="2752725" cy="219075"/>
                <wp:effectExtent l="0" t="0" r="9525" b="9525"/>
                <wp:wrapNone/>
                <wp:docPr id="64689470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spacing w:line="360" w:lineRule="auto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43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. Finalización Procesos Plantilla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" o:spid="_x0000_s1026" o:spt="202" type="#_x0000_t202" style="position:absolute;left:0pt;margin-top:129.45pt;height:17.25pt;width:216.75pt;mso-position-horizontal:center;mso-position-horizontal-relative:margin;z-index:-251613184;mso-width-relative:page;mso-height-relative:page;" fillcolor="#FFFFFF" filled="t" stroked="f" coordsize="21600,21600" o:gfxdata="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JIrnFTXAAAACAEAAA8AAAAAAAAAAQAgAAAAIgAAAGRycy9kb3ducmV2Lnht&#10;bFBLAQIUABQAAAAIAIdO4kA3gRn5MwIAAGAEAAAOAAAAAAAAAAEAIAAAACYBAABkcnMvZTJvRG9j&#10;LnhtbFBLBQYAAAAABgAGAFkBAADLBQAAAAA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spacing w:line="360" w:lineRule="auto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43</w:t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. Finalización Procesos Plantilla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4598670" cy="1447800"/>
            <wp:effectExtent l="38100" t="38100" r="30480" b="38100"/>
            <wp:docPr id="162657856" name="Imagen 1626578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7856" name="Imagen 162657856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3224" cy="146171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6" w:type="default"/>
      <w:footerReference r:id="rId7" w:type="default"/>
      <w:pgSz w:w="12240" w:h="15840"/>
      <w:pgMar w:top="284" w:right="1325" w:bottom="142" w:left="940" w:header="262" w:footer="454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panose1 w:val="020B0503020102020204"/>
    <w:charset w:val="00"/>
    <w:family w:val="swiss"/>
    <w:pitch w:val="default"/>
    <w:sig w:usb0="00000287" w:usb1="00000000" w:usb2="00000000" w:usb3="00000000" w:csb0="2000009F" w:csb1="DFD7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pPr w:leftFromText="180" w:rightFromText="180" w:vertAnchor="page" w:horzAnchor="margin" w:tblpXSpec="center" w:tblpY="14877"/>
      <w:tblOverlap w:val="never"/>
      <w:tblW w:w="10079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284"/>
      <w:gridCol w:w="2133"/>
      <w:gridCol w:w="2126"/>
      <w:gridCol w:w="1134"/>
      <w:gridCol w:w="1402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exact"/>
        <w:jc w:val="center"/>
      </w:trPr>
      <w:tc>
        <w:tcPr>
          <w:tcW w:w="3284" w:type="dxa"/>
        </w:tcPr>
        <w:p>
          <w:pPr>
            <w:pStyle w:val="17"/>
            <w:jc w:val="center"/>
            <w:rPr>
              <w:rFonts w:ascii="Arial" w:hAnsi="Arial" w:cs="Arial"/>
              <w:b/>
              <w:sz w:val="16"/>
              <w:szCs w:val="16"/>
            </w:rPr>
          </w:pPr>
          <w:bookmarkStart w:id="30" w:name="_Hlk112412835"/>
          <w:r>
            <w:rPr>
              <w:rFonts w:ascii="Arial" w:hAnsi="Arial" w:cs="Arial"/>
              <w:b/>
              <w:sz w:val="16"/>
              <w:szCs w:val="16"/>
            </w:rPr>
            <w:t>Elaborado</w:t>
          </w:r>
        </w:p>
      </w:tc>
      <w:tc>
        <w:tcPr>
          <w:tcW w:w="2133" w:type="dxa"/>
        </w:tcPr>
        <w:p>
          <w:pPr>
            <w:pStyle w:val="17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Revisado</w:t>
          </w:r>
        </w:p>
      </w:tc>
      <w:tc>
        <w:tcPr>
          <w:tcW w:w="2126" w:type="dxa"/>
        </w:tcPr>
        <w:p>
          <w:pPr>
            <w:pStyle w:val="17"/>
            <w:ind w:left="180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Aprobado</w:t>
          </w:r>
        </w:p>
      </w:tc>
      <w:tc>
        <w:tcPr>
          <w:tcW w:w="1134" w:type="dxa"/>
        </w:tcPr>
        <w:p>
          <w:pPr>
            <w:pStyle w:val="17"/>
            <w:ind w:left="294" w:hanging="273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402" w:type="dxa"/>
        </w:tcPr>
        <w:p>
          <w:pPr>
            <w:pStyle w:val="17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78" w:hRule="exact"/>
        <w:jc w:val="center"/>
      </w:trPr>
      <w:tc>
        <w:tcPr>
          <w:tcW w:w="3284" w:type="dxa"/>
        </w:tcPr>
        <w:p>
          <w:pPr>
            <w:pStyle w:val="17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Ingeniero de Aseguramiento Calidad </w:t>
          </w:r>
        </w:p>
        <w:p>
          <w:pPr>
            <w:pStyle w:val="17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Analista Aseguramiento de Calidad </w:t>
          </w:r>
        </w:p>
      </w:tc>
      <w:tc>
        <w:tcPr>
          <w:tcW w:w="2133" w:type="dxa"/>
        </w:tcPr>
        <w:p>
          <w:pPr>
            <w:pStyle w:val="17"/>
            <w:tabs>
              <w:tab w:val="left" w:pos="330"/>
              <w:tab w:val="center" w:pos="685"/>
            </w:tabs>
            <w:jc w:val="center"/>
            <w:rPr>
              <w:rFonts w:ascii="Arial" w:hAnsi="Arial" w:cs="Arial"/>
              <w:sz w:val="16"/>
              <w:szCs w:val="16"/>
            </w:rPr>
          </w:pPr>
        </w:p>
        <w:p>
          <w:pPr>
            <w:pStyle w:val="17"/>
            <w:tabs>
              <w:tab w:val="left" w:pos="330"/>
              <w:tab w:val="center" w:pos="685"/>
            </w:tabs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Coordinador de Calidad</w:t>
          </w:r>
        </w:p>
      </w:tc>
      <w:tc>
        <w:tcPr>
          <w:tcW w:w="2126" w:type="dxa"/>
        </w:tcPr>
        <w:p>
          <w:pPr>
            <w:pStyle w:val="17"/>
            <w:jc w:val="both"/>
            <w:rPr>
              <w:rFonts w:ascii="Arial" w:hAnsi="Arial" w:cs="Arial"/>
              <w:sz w:val="16"/>
              <w:szCs w:val="16"/>
            </w:rPr>
          </w:pPr>
        </w:p>
        <w:p>
          <w:pPr>
            <w:pStyle w:val="17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Director de Operaciones</w:t>
          </w:r>
        </w:p>
      </w:tc>
      <w:tc>
        <w:tcPr>
          <w:tcW w:w="1134" w:type="dxa"/>
        </w:tcPr>
        <w:p>
          <w:pPr>
            <w:pStyle w:val="17"/>
            <w:jc w:val="center"/>
            <w:rPr>
              <w:rFonts w:ascii="Arial" w:hAnsi="Arial" w:cs="Arial"/>
              <w:sz w:val="16"/>
              <w:szCs w:val="16"/>
            </w:rPr>
          </w:pPr>
        </w:p>
        <w:p>
          <w:pPr>
            <w:pStyle w:val="17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04</w:t>
          </w:r>
        </w:p>
      </w:tc>
      <w:tc>
        <w:tcPr>
          <w:tcW w:w="1402" w:type="dxa"/>
        </w:tcPr>
        <w:p>
          <w:pPr>
            <w:pStyle w:val="17"/>
            <w:jc w:val="both"/>
            <w:rPr>
              <w:rFonts w:ascii="Arial" w:hAnsi="Arial" w:cs="Arial"/>
              <w:sz w:val="16"/>
              <w:szCs w:val="16"/>
            </w:rPr>
          </w:pPr>
        </w:p>
        <w:p>
          <w:pPr>
            <w:pStyle w:val="17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31-03-2023</w:t>
          </w:r>
        </w:p>
      </w:tc>
    </w:tr>
    <w:bookmarkEnd w:id="30"/>
  </w:tbl>
  <w:p>
    <w:pPr>
      <w:pStyle w:val="17"/>
      <w:tabs>
        <w:tab w:val="clear" w:pos="4419"/>
        <w:tab w:val="clear" w:pos="8838"/>
      </w:tabs>
      <w:ind w:right="194"/>
      <w:jc w:val="right"/>
      <w:rPr>
        <w:rFonts w:ascii="Arial" w:hAnsi="Arial" w:cs="Arial"/>
        <w:i/>
        <w:iCs/>
        <w:sz w:val="16"/>
        <w:szCs w:val="16"/>
      </w:rPr>
    </w:pPr>
    <w:r>
      <w:rPr>
        <w:rFonts w:asciiTheme="majorHAnsi" w:hAnsiTheme="majorHAnsi" w:eastAsiaTheme="majorEastAsia" w:cstheme="majorHAnsi"/>
        <w:i/>
        <w:iCs/>
        <w:sz w:val="16"/>
        <w:szCs w:val="16"/>
        <w:lang w:val="es-ES"/>
      </w:rPr>
      <w:ptab w:relativeTo="indent" w:alignment="right" w:leader="none"/>
    </w:r>
    <w:r>
      <w:rPr>
        <w:rFonts w:asciiTheme="majorHAnsi" w:hAnsiTheme="majorHAnsi" w:eastAsiaTheme="majorEastAsia" w:cstheme="majorHAnsi"/>
        <w:i/>
        <w:iCs/>
        <w:sz w:val="16"/>
        <w:szCs w:val="16"/>
        <w:lang w:val="es-ES"/>
      </w:rPr>
      <w:t xml:space="preserve">   </w:t>
    </w:r>
    <w:r>
      <w:rPr>
        <w:rFonts w:ascii="Arial" w:hAnsi="Arial" w:cs="Arial" w:eastAsiaTheme="majorEastAsia"/>
        <w:i/>
        <w:iCs/>
        <w:sz w:val="16"/>
        <w:szCs w:val="16"/>
        <w:lang w:val="es-ES"/>
      </w:rPr>
      <w:t xml:space="preserve">pág. </w:t>
    </w:r>
    <w:r>
      <w:rPr>
        <w:rFonts w:ascii="Arial" w:hAnsi="Arial" w:cs="Arial" w:eastAsiaTheme="minorEastAsia"/>
        <w:i/>
        <w:iCs/>
        <w:sz w:val="16"/>
        <w:szCs w:val="16"/>
      </w:rPr>
      <w:fldChar w:fldCharType="begin"/>
    </w:r>
    <w:r>
      <w:rPr>
        <w:rFonts w:ascii="Arial" w:hAnsi="Arial" w:cs="Arial"/>
        <w:i/>
        <w:iCs/>
        <w:sz w:val="16"/>
        <w:szCs w:val="16"/>
      </w:rPr>
      <w:instrText xml:space="preserve">PAGE    \* MERGEFORMAT</w:instrText>
    </w:r>
    <w:r>
      <w:rPr>
        <w:rFonts w:ascii="Arial" w:hAnsi="Arial" w:cs="Arial" w:eastAsiaTheme="minorEastAsia"/>
        <w:i/>
        <w:iCs/>
        <w:sz w:val="16"/>
        <w:szCs w:val="16"/>
      </w:rPr>
      <w:fldChar w:fldCharType="separate"/>
    </w:r>
    <w:r>
      <w:rPr>
        <w:rFonts w:ascii="Arial" w:hAnsi="Arial" w:cs="Arial" w:eastAsiaTheme="minorEastAsia"/>
        <w:i/>
        <w:iCs/>
        <w:sz w:val="16"/>
        <w:szCs w:val="16"/>
      </w:rPr>
      <w:t>1</w:t>
    </w:r>
    <w:r>
      <w:rPr>
        <w:rFonts w:ascii="Arial" w:hAnsi="Arial" w:cs="Arial" w:eastAsiaTheme="majorEastAsia"/>
        <w:i/>
        <w:iCs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lang w:eastAsia="es-CO"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1580603776" name="Imagen 158060377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0603776" name="Imagen 158060377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mc:AlternateContent>
        <mc:Choice Requires="wpg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0"/>
              <wp:wrapNone/>
              <wp:docPr id="19" name="Grupo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7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29.25pt;margin-top:-26.4pt;height:728.25pt;width:186.75pt;z-index:25167974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p48oLL0AAADb&#10;AAAADwAAAGRycy9kb3ducmV2LnhtbEWPQWsCMRSE74L/ITyht5qoWJfV6EEQai9SW/H63LzdLG5e&#10;lk3q2v76plDwOMzMN8xqc3eNuFEXas8aJmMFgrjwpuZKw+fH7jkDESKywcYzafimAJv1cLDC3Pie&#10;3+l2jJVIEA45arAxtrmUobDkMIx9S5y80ncOY5JdJU2HfYK7Rk6VepEOa04LFlvaWiquxy+nYTvP&#10;gioPrtxnb605ne3lZ9ZftH4aTdQSRKR7fIT/269Gw3QBf1/SD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jygs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436NOroAAADb&#10;AAAADwAAAGRycy9kb3ducmV2LnhtbEVPu2rDMBTdC/kHcQPdGikeSuJYDqWQEDoE8gCvF+vWNrWu&#10;HEu1nXx9NBQ6Hs472062FQP1vnGsYblQIIhLZxquNFwvu7cVCB+QDbaOScOdPGzz2UuGqXEjn2g4&#10;h0rEEPYpaqhD6FIpfVmTRb9wHXHkvl1vMUTYV9L0OMZw28pEqXdpseHYUGNHnzWVP+dfq4G/Rnst&#10;uNgfio/9+qgeyc20VuvX+VJtQASawr/4z30wGpI4Nn6JP0D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fo06ugAAANs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ApGkOr4AAADb&#10;AAAADwAAAGRycy9kb3ducmV2LnhtbEWP3YrCMBSE74V9h3AE7zStuqLVKOyCoqCw/jzAoTm21eak&#10;20Stb2+Ehb0cZuYbZrZoTCnuVLvCsoK4F4EgTq0uOFNwOi67YxDOI2ssLZOCJzlYzD9aM0y0ffCe&#10;7gefiQBhl6CC3PsqkdKlORl0PVsRB+9sa4M+yDqTusZHgJtS9qNoJA0WHBZyrOg7p/R6uBkFP5fL&#10;YLv6HW6a7HqMv3C3WY9On0p12nE0BeGp8f/hv/ZaK+hP4P0l/AA5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pGkOr4A&#10;AADbAAAADwAAAAAAAAABACAAAAAiAAAAZHJzL2Rvd25yZXYueG1sUEsBAhQAFAAAAAgAh07iQDMv&#10;BZ47AAAAOQAAABAAAAAAAAAAAQAgAAAADQEAAGRycy9zaGFwZXhtbC54bWxQSwUGAAAAAAYABgBb&#10;AQAAtwMAAAAA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nZWLL7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WTGL5fwg+Q6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ZWLL7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MFFGDL0AAADb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uEA7l/yD5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UUYM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IMgA3L8AAADb&#10;AAAADwAAAGRycy9kb3ducmV2LnhtbEWPQWvCQBSE7wX/w/KE3uquSkqNriJaoV4KxoIeH9nXJDT7&#10;Nma3Rv31bqHgcZiZb5jZ4mJrcabWV441DAcKBHHuTMWFhq/95uUNhA/IBmvHpOFKHhbz3tMMU+M6&#10;3tE5C4WIEPYpaihDaFIpfV6SRT9wDXH0vl1rMUTZFtK02EW4reVIqVdpseK4UGJDq5Lyn+zXajit&#10;l8dulOxv2UE1689ksn0/bRKtn/tDNQUR6BIe4f/2h9EwHsPfl/gD5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IANy/&#10;AAAA2wAAAA8AAAAAAAAAAQAgAAAAIgAAAGRycy9kb3ducmV2LnhtbFBLAQIUABQAAAAIAIdO4kAz&#10;LwWeOwAAADkAAAAQAAAAAAAAAAEAIAAAAA4BAABkcnMvc2hhcGV4bWwueG1sUEsFBgAAAAAGAAYA&#10;WwEAALg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3Bdjg70AAADb&#10;AAAADwAAAGRycy9kb3ducmV2LnhtbEWPS2vDMBCE74X+B7GF3GopD0xxo+QQKE1yCXV76W2x1g9q&#10;rYykJE5+fRQI9DjMzDfMcj3aXpzIh86xhmmmQBBXznTcaPj5/nh9AxEissHeMWm4UID16vlpiYVx&#10;Z/6iUxkbkSAcCtTQxjgUUoaqJYshcwNx8mrnLcYkfSONx3OC217OlMqlxY7TQosDbVqq/sqj1aBG&#10;62n3eQi/9XzA48bt+6vKtZ68TNU7iEhj/A8/2lujYb6A+5f0A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F2ODvQAA&#10;ANsAAAAPAAAAAAAAAAEAIAAAACIAAABkcnMvZG93bnJldi54bWxQSwECFAAUAAAACACHTuJAMy8F&#10;njsAAAA5AAAAEAAAAAAAAAABACAAAAAMAQAAZHJzL3NoYXBleG1sLnhtbFBLBQYAAAAABgAGAFsB&#10;AAC2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KNX4kL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bP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NX4kL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YrRwBrgAAADb&#10;AAAADwAAAGRycy9kb3ducmV2LnhtbEVPXWvCMBR9H/gfwhX2MjTRQdFqFFec+Dir+Hxprm2xuSlN&#10;pvXfm4Gwx/PNWa5724gbdb52rGEyViCIC2dqLjWcjt+jGQgfkA02jknDgzysV4O3JabG3flAtzyU&#10;IpawT1FDFUKbSumLiiz6sWuJo3ZxncUQYVdK0+E9lttGTpVKpMWa40KFLWUVFdf812rIvpqf/kwq&#10;2+YfkeVdUj82idbvw4lagAjUh3/zK703Gj7n8Pcl/gC5e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rRwBr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10088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395"/>
      <w:gridCol w:w="5689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395" w:type="dxa"/>
          <w:vMerge w:val="restart"/>
        </w:tcPr>
        <w:p>
          <w:pPr>
            <w:pStyle w:val="16"/>
            <w:jc w:val="both"/>
            <w:rPr>
              <w:rFonts w:ascii="Franklin Gothic Book" w:hAnsi="Franklin Gothic Book"/>
            </w:rPr>
          </w:pPr>
          <w:bookmarkStart w:id="29" w:name="_Hlk112412813"/>
          <w:r>
            <w:rPr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86912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86912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jc w:val="both"/>
            <w:rPr>
              <w:rFonts w:ascii="Franklin Gothic Book" w:hAnsi="Franklin Gothic Book"/>
              <w:lang w:eastAsia="es-ES"/>
            </w:rPr>
          </w:pPr>
        </w:p>
        <w:p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689" w:type="dxa"/>
        </w:tcPr>
        <w:p>
          <w:pPr>
            <w:pStyle w:val="16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>
          <w:pPr>
            <w:pStyle w:val="16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hAnsi="Arial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6"/>
            <w:jc w:val="both"/>
            <w:rPr>
              <w:rFonts w:cs="Arial"/>
            </w:rPr>
          </w:pPr>
          <w:r>
            <w:rPr>
              <w:rFonts w:cs="Arial"/>
              <w:lang w:eastAsia="es-CO"/>
            </w:rPr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ge">
                  <wp:posOffset>24765</wp:posOffset>
                </wp:positionV>
                <wp:extent cx="904875" cy="476250"/>
                <wp:effectExtent l="0" t="0" r="0" b="635"/>
                <wp:wrapNone/>
                <wp:docPr id="1843138514" name="Imagen 1843138514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3138514" name="Imagen 1843138514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875" cy="4759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395" w:type="dxa"/>
          <w:vMerge w:val="continue"/>
        </w:tcPr>
        <w:p>
          <w:pPr>
            <w:pStyle w:val="16"/>
            <w:jc w:val="both"/>
            <w:rPr>
              <w:rFonts w:ascii="Franklin Gothic Book" w:hAnsi="Franklin Gothic Book"/>
            </w:rPr>
          </w:pPr>
        </w:p>
      </w:tc>
      <w:tc>
        <w:tcPr>
          <w:tcW w:w="5689" w:type="dxa"/>
          <w:vMerge w:val="restart"/>
        </w:tcPr>
        <w:p>
          <w:pPr>
            <w:pStyle w:val="16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hAnsi="Arial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6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395" w:type="dxa"/>
          <w:vMerge w:val="continue"/>
        </w:tcPr>
        <w:p>
          <w:pPr>
            <w:pStyle w:val="16"/>
            <w:jc w:val="both"/>
            <w:rPr>
              <w:rFonts w:ascii="Franklin Gothic Book" w:hAnsi="Franklin Gothic Book"/>
            </w:rPr>
          </w:pPr>
        </w:p>
      </w:tc>
      <w:tc>
        <w:tcPr>
          <w:tcW w:w="5689" w:type="dxa"/>
          <w:vMerge w:val="continue"/>
        </w:tcPr>
        <w:p>
          <w:pPr>
            <w:pStyle w:val="16"/>
            <w:jc w:val="both"/>
            <w:rPr>
              <w:rFonts w:cs="Arial"/>
              <w:color w:val="002060"/>
            </w:rPr>
          </w:pPr>
        </w:p>
      </w:tc>
      <w:tc>
        <w:tcPr>
          <w:tcW w:w="2004" w:type="dxa"/>
        </w:tcPr>
        <w:p>
          <w:pPr>
            <w:pStyle w:val="16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VERSION: 04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395" w:type="dxa"/>
          <w:vMerge w:val="continue"/>
        </w:tcPr>
        <w:p>
          <w:pPr>
            <w:pStyle w:val="16"/>
            <w:jc w:val="both"/>
            <w:rPr>
              <w:rFonts w:ascii="Franklin Gothic Book" w:hAnsi="Franklin Gothic Book"/>
            </w:rPr>
          </w:pPr>
        </w:p>
      </w:tc>
      <w:tc>
        <w:tcPr>
          <w:tcW w:w="5689" w:type="dxa"/>
          <w:vMerge w:val="continue"/>
        </w:tcPr>
        <w:p>
          <w:pPr>
            <w:pStyle w:val="16"/>
            <w:jc w:val="both"/>
            <w:rPr>
              <w:rFonts w:cs="Arial"/>
            </w:rPr>
          </w:pPr>
        </w:p>
      </w:tc>
      <w:tc>
        <w:tcPr>
          <w:tcW w:w="2004" w:type="dxa"/>
        </w:tcPr>
        <w:p>
          <w:pPr>
            <w:pStyle w:val="16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31/MAR/2023</w:t>
          </w:r>
        </w:p>
      </w:tc>
    </w:tr>
    <w:bookmarkEnd w:id="29"/>
  </w:tbl>
  <w:p>
    <w:pPr>
      <w:pStyle w:val="1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8DA7BE"/>
    <w:multiLevelType w:val="multilevel"/>
    <w:tmpl w:val="868DA7B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97"/>
        </w:tabs>
        <w:ind w:left="1697" w:hanging="420"/>
      </w:pPr>
      <w:rPr>
        <w:rFonts w:hint="default"/>
        <w:b w:val="0"/>
        <w:bCs w:val="0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43A25C70"/>
    <w:multiLevelType w:val="multilevel"/>
    <w:tmpl w:val="43A25C70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821" w:hanging="432"/>
      </w:pPr>
      <w:rPr>
        <w:sz w:val="24"/>
        <w:szCs w:val="24"/>
      </w:r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00C12C0"/>
    <w:multiLevelType w:val="multilevel"/>
    <w:tmpl w:val="500C12C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97"/>
        </w:tabs>
        <w:ind w:left="1697" w:hanging="420"/>
      </w:pPr>
      <w:rPr>
        <w:rFonts w:hint="default"/>
        <w:b w:val="0"/>
        <w:bCs w:val="0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36A590F"/>
    <w:multiLevelType w:val="multilevel"/>
    <w:tmpl w:val="536A590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Arial" w:hAnsi="Arial" w:cs="Arial"/>
        <w:b w:val="0"/>
        <w:bCs w:val="0"/>
        <w:sz w:val="24"/>
        <w:szCs w:val="24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97"/>
        </w:tabs>
        <w:ind w:left="1697" w:hanging="420"/>
      </w:pPr>
      <w:rPr>
        <w:rFonts w:hint="default"/>
        <w:b w:val="0"/>
        <w:bCs w:val="0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620F249A"/>
    <w:multiLevelType w:val="multilevel"/>
    <w:tmpl w:val="620F249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eastAsiaTheme="minorHAnsi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97"/>
        </w:tabs>
        <w:ind w:left="1697" w:hanging="420"/>
      </w:pPr>
      <w:rPr>
        <w:rFonts w:hint="default"/>
        <w:b w:val="0"/>
        <w:bCs w:val="0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63113F28"/>
    <w:multiLevelType w:val="multilevel"/>
    <w:tmpl w:val="63113F2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97"/>
        </w:tabs>
        <w:ind w:left="1697" w:hanging="420"/>
      </w:pPr>
      <w:rPr>
        <w:rFonts w:hint="default"/>
        <w:b w:val="0"/>
        <w:bCs w:val="0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635636C4"/>
    <w:multiLevelType w:val="multilevel"/>
    <w:tmpl w:val="635636C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eastAsiaTheme="minorHAnsi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97"/>
        </w:tabs>
        <w:ind w:left="1697" w:hanging="420"/>
      </w:pPr>
      <w:rPr>
        <w:rFonts w:hint="default"/>
        <w:b w:val="0"/>
        <w:bCs w:val="0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6D965293"/>
    <w:multiLevelType w:val="multilevel"/>
    <w:tmpl w:val="6D96529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97"/>
        </w:tabs>
        <w:ind w:left="1697" w:hanging="420"/>
      </w:pPr>
      <w:rPr>
        <w:rFonts w:hint="default"/>
        <w:b w:val="0"/>
        <w:bCs w:val="0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78C60F9D"/>
    <w:multiLevelType w:val="multilevel"/>
    <w:tmpl w:val="78C60F9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97"/>
        </w:tabs>
        <w:ind w:left="1697" w:hanging="420"/>
      </w:pPr>
      <w:rPr>
        <w:rFonts w:hint="default"/>
        <w:b w:val="0"/>
        <w:bCs w:val="0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79C1431E"/>
    <w:multiLevelType w:val="multilevel"/>
    <w:tmpl w:val="79C1431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Arial" w:hAnsi="Arial" w:cs="Arial"/>
        <w:b w:val="0"/>
        <w:bCs w:val="0"/>
        <w:sz w:val="24"/>
        <w:szCs w:val="24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97"/>
        </w:tabs>
        <w:ind w:left="1697" w:hanging="420"/>
      </w:pPr>
      <w:rPr>
        <w:rFonts w:hint="default"/>
        <w:b w:val="0"/>
        <w:bCs w:val="0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7CFA5CE6"/>
    <w:multiLevelType w:val="multilevel"/>
    <w:tmpl w:val="7CFA5CE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eastAsiaTheme="minorHAnsi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97"/>
        </w:tabs>
        <w:ind w:left="1697" w:hanging="420"/>
      </w:pPr>
      <w:rPr>
        <w:rFonts w:hint="default"/>
        <w:b w:val="0"/>
        <w:bCs w:val="0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6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3"/>
  </w:num>
  <w:num w:numId="10">
    <w:abstractNumId w:val="7"/>
  </w:num>
  <w:num w:numId="11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vetancourt">
    <w15:presenceInfo w15:providerId="None" w15:userId="lvetancour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trackRevisions w:val="1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60D"/>
    <w:rsid w:val="00006B60"/>
    <w:rsid w:val="00006E76"/>
    <w:rsid w:val="00010868"/>
    <w:rsid w:val="00010D6B"/>
    <w:rsid w:val="000154AB"/>
    <w:rsid w:val="0001763F"/>
    <w:rsid w:val="00020A47"/>
    <w:rsid w:val="000255D0"/>
    <w:rsid w:val="000264BD"/>
    <w:rsid w:val="00030D41"/>
    <w:rsid w:val="000323D9"/>
    <w:rsid w:val="000358BF"/>
    <w:rsid w:val="00036792"/>
    <w:rsid w:val="00047AB1"/>
    <w:rsid w:val="00052247"/>
    <w:rsid w:val="00052818"/>
    <w:rsid w:val="00053225"/>
    <w:rsid w:val="00053E1D"/>
    <w:rsid w:val="000540B6"/>
    <w:rsid w:val="00057D5C"/>
    <w:rsid w:val="000647EA"/>
    <w:rsid w:val="00065541"/>
    <w:rsid w:val="0006685F"/>
    <w:rsid w:val="000671B3"/>
    <w:rsid w:val="00067C4C"/>
    <w:rsid w:val="00072253"/>
    <w:rsid w:val="00072871"/>
    <w:rsid w:val="00073477"/>
    <w:rsid w:val="00074570"/>
    <w:rsid w:val="000803E2"/>
    <w:rsid w:val="00081437"/>
    <w:rsid w:val="00081A68"/>
    <w:rsid w:val="000857D1"/>
    <w:rsid w:val="00085A32"/>
    <w:rsid w:val="00086566"/>
    <w:rsid w:val="000873D0"/>
    <w:rsid w:val="00087B56"/>
    <w:rsid w:val="00087E2B"/>
    <w:rsid w:val="00093427"/>
    <w:rsid w:val="000951A3"/>
    <w:rsid w:val="00095B08"/>
    <w:rsid w:val="000A13A3"/>
    <w:rsid w:val="000A18B4"/>
    <w:rsid w:val="000A1A2C"/>
    <w:rsid w:val="000A5EE3"/>
    <w:rsid w:val="000B33D2"/>
    <w:rsid w:val="000B5A5D"/>
    <w:rsid w:val="000B5C07"/>
    <w:rsid w:val="000B68A0"/>
    <w:rsid w:val="000C4362"/>
    <w:rsid w:val="000D14C4"/>
    <w:rsid w:val="000D19BB"/>
    <w:rsid w:val="000D364B"/>
    <w:rsid w:val="000D6713"/>
    <w:rsid w:val="000D6C32"/>
    <w:rsid w:val="000E177C"/>
    <w:rsid w:val="000E310A"/>
    <w:rsid w:val="000E660B"/>
    <w:rsid w:val="000E7361"/>
    <w:rsid w:val="000F6D97"/>
    <w:rsid w:val="000F778E"/>
    <w:rsid w:val="00106B19"/>
    <w:rsid w:val="00117423"/>
    <w:rsid w:val="0012037F"/>
    <w:rsid w:val="00124DB5"/>
    <w:rsid w:val="0012637A"/>
    <w:rsid w:val="00127AB4"/>
    <w:rsid w:val="00127B63"/>
    <w:rsid w:val="0013093F"/>
    <w:rsid w:val="00130A4E"/>
    <w:rsid w:val="00131EC9"/>
    <w:rsid w:val="00133E33"/>
    <w:rsid w:val="00134413"/>
    <w:rsid w:val="00136BC3"/>
    <w:rsid w:val="00137887"/>
    <w:rsid w:val="001401F5"/>
    <w:rsid w:val="00141F2A"/>
    <w:rsid w:val="00142246"/>
    <w:rsid w:val="0014512B"/>
    <w:rsid w:val="00145E0E"/>
    <w:rsid w:val="0015008F"/>
    <w:rsid w:val="001511AA"/>
    <w:rsid w:val="0015381A"/>
    <w:rsid w:val="0015428F"/>
    <w:rsid w:val="00155540"/>
    <w:rsid w:val="0015741A"/>
    <w:rsid w:val="00157861"/>
    <w:rsid w:val="00160F65"/>
    <w:rsid w:val="00162E5D"/>
    <w:rsid w:val="0016604A"/>
    <w:rsid w:val="0017182C"/>
    <w:rsid w:val="001723A8"/>
    <w:rsid w:val="001723CF"/>
    <w:rsid w:val="00174469"/>
    <w:rsid w:val="00174D11"/>
    <w:rsid w:val="0017576E"/>
    <w:rsid w:val="001817E4"/>
    <w:rsid w:val="00182022"/>
    <w:rsid w:val="00184A85"/>
    <w:rsid w:val="00185A05"/>
    <w:rsid w:val="0019293A"/>
    <w:rsid w:val="00193A0D"/>
    <w:rsid w:val="00195BC5"/>
    <w:rsid w:val="001969C1"/>
    <w:rsid w:val="001A0643"/>
    <w:rsid w:val="001A1316"/>
    <w:rsid w:val="001A49F8"/>
    <w:rsid w:val="001A53CB"/>
    <w:rsid w:val="001A784E"/>
    <w:rsid w:val="001B0203"/>
    <w:rsid w:val="001B1BE0"/>
    <w:rsid w:val="001B4684"/>
    <w:rsid w:val="001B523D"/>
    <w:rsid w:val="001C0D7D"/>
    <w:rsid w:val="001C21BD"/>
    <w:rsid w:val="001C24FD"/>
    <w:rsid w:val="001C2A3A"/>
    <w:rsid w:val="001C367A"/>
    <w:rsid w:val="001C4882"/>
    <w:rsid w:val="001C62EA"/>
    <w:rsid w:val="001D297F"/>
    <w:rsid w:val="001D2F7E"/>
    <w:rsid w:val="001D5B73"/>
    <w:rsid w:val="001D7E7B"/>
    <w:rsid w:val="001E344D"/>
    <w:rsid w:val="001E6EE8"/>
    <w:rsid w:val="001F3B6A"/>
    <w:rsid w:val="001F5BAE"/>
    <w:rsid w:val="001F6368"/>
    <w:rsid w:val="00203432"/>
    <w:rsid w:val="002038FB"/>
    <w:rsid w:val="00211B84"/>
    <w:rsid w:val="00215C54"/>
    <w:rsid w:val="0021681E"/>
    <w:rsid w:val="00223580"/>
    <w:rsid w:val="002237B5"/>
    <w:rsid w:val="002247BB"/>
    <w:rsid w:val="00224C37"/>
    <w:rsid w:val="0022757F"/>
    <w:rsid w:val="00231234"/>
    <w:rsid w:val="00232257"/>
    <w:rsid w:val="0023418D"/>
    <w:rsid w:val="00243CF4"/>
    <w:rsid w:val="002458FD"/>
    <w:rsid w:val="00250D8E"/>
    <w:rsid w:val="0025126F"/>
    <w:rsid w:val="002527D7"/>
    <w:rsid w:val="00260ADD"/>
    <w:rsid w:val="002638ED"/>
    <w:rsid w:val="00270937"/>
    <w:rsid w:val="00271C73"/>
    <w:rsid w:val="002744D6"/>
    <w:rsid w:val="002753C0"/>
    <w:rsid w:val="00275693"/>
    <w:rsid w:val="0028251F"/>
    <w:rsid w:val="00283E3A"/>
    <w:rsid w:val="00285909"/>
    <w:rsid w:val="002941D8"/>
    <w:rsid w:val="00295A1B"/>
    <w:rsid w:val="0029735C"/>
    <w:rsid w:val="002A27B6"/>
    <w:rsid w:val="002A368D"/>
    <w:rsid w:val="002A57C4"/>
    <w:rsid w:val="002A6C87"/>
    <w:rsid w:val="002B361A"/>
    <w:rsid w:val="002B4545"/>
    <w:rsid w:val="002B4C0D"/>
    <w:rsid w:val="002B5992"/>
    <w:rsid w:val="002C29BE"/>
    <w:rsid w:val="002C386A"/>
    <w:rsid w:val="002C4615"/>
    <w:rsid w:val="002D0B79"/>
    <w:rsid w:val="002D0E6E"/>
    <w:rsid w:val="002D1524"/>
    <w:rsid w:val="002D3118"/>
    <w:rsid w:val="002D3AEC"/>
    <w:rsid w:val="002E2809"/>
    <w:rsid w:val="002E642F"/>
    <w:rsid w:val="002F0E23"/>
    <w:rsid w:val="002F2BB2"/>
    <w:rsid w:val="002F3708"/>
    <w:rsid w:val="002F4DD2"/>
    <w:rsid w:val="002F7307"/>
    <w:rsid w:val="00300998"/>
    <w:rsid w:val="003011B1"/>
    <w:rsid w:val="00303C30"/>
    <w:rsid w:val="003049AA"/>
    <w:rsid w:val="003050E1"/>
    <w:rsid w:val="00306BFC"/>
    <w:rsid w:val="00310E08"/>
    <w:rsid w:val="00312822"/>
    <w:rsid w:val="00312889"/>
    <w:rsid w:val="00313D64"/>
    <w:rsid w:val="00316A22"/>
    <w:rsid w:val="003172B5"/>
    <w:rsid w:val="0031738F"/>
    <w:rsid w:val="003214B5"/>
    <w:rsid w:val="003224F6"/>
    <w:rsid w:val="0032359A"/>
    <w:rsid w:val="00324903"/>
    <w:rsid w:val="00326CEC"/>
    <w:rsid w:val="0032799C"/>
    <w:rsid w:val="003324FD"/>
    <w:rsid w:val="00341795"/>
    <w:rsid w:val="003520D0"/>
    <w:rsid w:val="003526D1"/>
    <w:rsid w:val="00352A19"/>
    <w:rsid w:val="00355D76"/>
    <w:rsid w:val="00355F4D"/>
    <w:rsid w:val="003714AB"/>
    <w:rsid w:val="00375E6C"/>
    <w:rsid w:val="00380894"/>
    <w:rsid w:val="00380A8F"/>
    <w:rsid w:val="00380DFD"/>
    <w:rsid w:val="00382F57"/>
    <w:rsid w:val="00385FE0"/>
    <w:rsid w:val="003909EB"/>
    <w:rsid w:val="00391235"/>
    <w:rsid w:val="00391D5C"/>
    <w:rsid w:val="003A3D15"/>
    <w:rsid w:val="003A56D8"/>
    <w:rsid w:val="003B09E6"/>
    <w:rsid w:val="003C021E"/>
    <w:rsid w:val="003C13D6"/>
    <w:rsid w:val="003C3CE0"/>
    <w:rsid w:val="003C7CF6"/>
    <w:rsid w:val="003C7E55"/>
    <w:rsid w:val="003D0E94"/>
    <w:rsid w:val="003D0FFC"/>
    <w:rsid w:val="003D36BE"/>
    <w:rsid w:val="003D6AA1"/>
    <w:rsid w:val="003D729E"/>
    <w:rsid w:val="003E0D3A"/>
    <w:rsid w:val="003E11CC"/>
    <w:rsid w:val="003E2540"/>
    <w:rsid w:val="003E44B1"/>
    <w:rsid w:val="003E6A68"/>
    <w:rsid w:val="003E7439"/>
    <w:rsid w:val="003F149E"/>
    <w:rsid w:val="003F1B8C"/>
    <w:rsid w:val="003F49AB"/>
    <w:rsid w:val="003F4D50"/>
    <w:rsid w:val="00402365"/>
    <w:rsid w:val="00403B2A"/>
    <w:rsid w:val="0040653C"/>
    <w:rsid w:val="00410C9C"/>
    <w:rsid w:val="00411659"/>
    <w:rsid w:val="0041174F"/>
    <w:rsid w:val="004125FD"/>
    <w:rsid w:val="00414A61"/>
    <w:rsid w:val="00415357"/>
    <w:rsid w:val="004160ED"/>
    <w:rsid w:val="00417C8E"/>
    <w:rsid w:val="00420ACD"/>
    <w:rsid w:val="00422062"/>
    <w:rsid w:val="004259E0"/>
    <w:rsid w:val="00430394"/>
    <w:rsid w:val="004308DD"/>
    <w:rsid w:val="00431129"/>
    <w:rsid w:val="004323DF"/>
    <w:rsid w:val="00433E9C"/>
    <w:rsid w:val="004342BA"/>
    <w:rsid w:val="004367E9"/>
    <w:rsid w:val="00436F7C"/>
    <w:rsid w:val="00440076"/>
    <w:rsid w:val="0044101F"/>
    <w:rsid w:val="004410BE"/>
    <w:rsid w:val="00442461"/>
    <w:rsid w:val="004427D8"/>
    <w:rsid w:val="004431BF"/>
    <w:rsid w:val="00444F1B"/>
    <w:rsid w:val="00445423"/>
    <w:rsid w:val="00451508"/>
    <w:rsid w:val="00454957"/>
    <w:rsid w:val="00454B67"/>
    <w:rsid w:val="004566A7"/>
    <w:rsid w:val="00457D34"/>
    <w:rsid w:val="004676F2"/>
    <w:rsid w:val="0046783D"/>
    <w:rsid w:val="004708D8"/>
    <w:rsid w:val="00474A84"/>
    <w:rsid w:val="00475396"/>
    <w:rsid w:val="00483721"/>
    <w:rsid w:val="0048459B"/>
    <w:rsid w:val="00484F61"/>
    <w:rsid w:val="00485941"/>
    <w:rsid w:val="00486519"/>
    <w:rsid w:val="0048777D"/>
    <w:rsid w:val="0049344D"/>
    <w:rsid w:val="004964D0"/>
    <w:rsid w:val="00497865"/>
    <w:rsid w:val="004A10C9"/>
    <w:rsid w:val="004A1805"/>
    <w:rsid w:val="004A308E"/>
    <w:rsid w:val="004B18E9"/>
    <w:rsid w:val="004B3292"/>
    <w:rsid w:val="004B3EE8"/>
    <w:rsid w:val="004B6CFE"/>
    <w:rsid w:val="004C1BF7"/>
    <w:rsid w:val="004C1DC4"/>
    <w:rsid w:val="004C405C"/>
    <w:rsid w:val="004C6BC1"/>
    <w:rsid w:val="004D43B2"/>
    <w:rsid w:val="004D45F5"/>
    <w:rsid w:val="004D695E"/>
    <w:rsid w:val="004E05EB"/>
    <w:rsid w:val="004E2F11"/>
    <w:rsid w:val="004E38E5"/>
    <w:rsid w:val="004F2690"/>
    <w:rsid w:val="004F2BE8"/>
    <w:rsid w:val="004F31C9"/>
    <w:rsid w:val="004F429D"/>
    <w:rsid w:val="004F5020"/>
    <w:rsid w:val="004F5A5F"/>
    <w:rsid w:val="004F6110"/>
    <w:rsid w:val="00501F1F"/>
    <w:rsid w:val="0050605E"/>
    <w:rsid w:val="00510944"/>
    <w:rsid w:val="005153F3"/>
    <w:rsid w:val="00515E8E"/>
    <w:rsid w:val="005162C0"/>
    <w:rsid w:val="00516B6C"/>
    <w:rsid w:val="0051706C"/>
    <w:rsid w:val="005233A1"/>
    <w:rsid w:val="00524FDD"/>
    <w:rsid w:val="00526602"/>
    <w:rsid w:val="00527589"/>
    <w:rsid w:val="00527AAB"/>
    <w:rsid w:val="00530DAA"/>
    <w:rsid w:val="00531277"/>
    <w:rsid w:val="00533416"/>
    <w:rsid w:val="00535AF2"/>
    <w:rsid w:val="00537CC3"/>
    <w:rsid w:val="00537FBE"/>
    <w:rsid w:val="00541066"/>
    <w:rsid w:val="00541232"/>
    <w:rsid w:val="00541FFD"/>
    <w:rsid w:val="00542580"/>
    <w:rsid w:val="00544635"/>
    <w:rsid w:val="0054578B"/>
    <w:rsid w:val="00545B5A"/>
    <w:rsid w:val="00547224"/>
    <w:rsid w:val="005501DA"/>
    <w:rsid w:val="005510F6"/>
    <w:rsid w:val="005551EC"/>
    <w:rsid w:val="005573B5"/>
    <w:rsid w:val="00564C47"/>
    <w:rsid w:val="00565065"/>
    <w:rsid w:val="005652D7"/>
    <w:rsid w:val="005653C2"/>
    <w:rsid w:val="005656AC"/>
    <w:rsid w:val="00567378"/>
    <w:rsid w:val="00567BB7"/>
    <w:rsid w:val="00572BF5"/>
    <w:rsid w:val="005730A4"/>
    <w:rsid w:val="00574064"/>
    <w:rsid w:val="005757F1"/>
    <w:rsid w:val="005761FD"/>
    <w:rsid w:val="00582B4C"/>
    <w:rsid w:val="0058461C"/>
    <w:rsid w:val="0059080F"/>
    <w:rsid w:val="005928A8"/>
    <w:rsid w:val="00595A68"/>
    <w:rsid w:val="00596473"/>
    <w:rsid w:val="005A0AD0"/>
    <w:rsid w:val="005A0C46"/>
    <w:rsid w:val="005A1912"/>
    <w:rsid w:val="005A7A1C"/>
    <w:rsid w:val="005B1BCF"/>
    <w:rsid w:val="005B370D"/>
    <w:rsid w:val="005B5173"/>
    <w:rsid w:val="005B5F38"/>
    <w:rsid w:val="005B70AE"/>
    <w:rsid w:val="005C0D72"/>
    <w:rsid w:val="005C5E75"/>
    <w:rsid w:val="005D1AE4"/>
    <w:rsid w:val="005D2CFD"/>
    <w:rsid w:val="005D5E8F"/>
    <w:rsid w:val="005E063D"/>
    <w:rsid w:val="005E1EB6"/>
    <w:rsid w:val="005E3104"/>
    <w:rsid w:val="005E46B2"/>
    <w:rsid w:val="005E4D19"/>
    <w:rsid w:val="005E51E7"/>
    <w:rsid w:val="005E6A87"/>
    <w:rsid w:val="005F0059"/>
    <w:rsid w:val="005F6BFD"/>
    <w:rsid w:val="00601BCF"/>
    <w:rsid w:val="00606A3A"/>
    <w:rsid w:val="00607F85"/>
    <w:rsid w:val="00611ACC"/>
    <w:rsid w:val="00620892"/>
    <w:rsid w:val="0062102E"/>
    <w:rsid w:val="00631065"/>
    <w:rsid w:val="006312CA"/>
    <w:rsid w:val="00641542"/>
    <w:rsid w:val="00646AC7"/>
    <w:rsid w:val="00647D90"/>
    <w:rsid w:val="00651CD5"/>
    <w:rsid w:val="006540E6"/>
    <w:rsid w:val="0065484C"/>
    <w:rsid w:val="00657554"/>
    <w:rsid w:val="00657AE8"/>
    <w:rsid w:val="00671002"/>
    <w:rsid w:val="00674269"/>
    <w:rsid w:val="00674275"/>
    <w:rsid w:val="00675C68"/>
    <w:rsid w:val="00676C50"/>
    <w:rsid w:val="006774E3"/>
    <w:rsid w:val="00682B7D"/>
    <w:rsid w:val="00683D2E"/>
    <w:rsid w:val="006865A3"/>
    <w:rsid w:val="00686898"/>
    <w:rsid w:val="00686AF8"/>
    <w:rsid w:val="00691134"/>
    <w:rsid w:val="00691803"/>
    <w:rsid w:val="00691C30"/>
    <w:rsid w:val="006940C9"/>
    <w:rsid w:val="00695906"/>
    <w:rsid w:val="00696616"/>
    <w:rsid w:val="006A00BD"/>
    <w:rsid w:val="006A1A35"/>
    <w:rsid w:val="006A27F9"/>
    <w:rsid w:val="006A4F41"/>
    <w:rsid w:val="006A704F"/>
    <w:rsid w:val="006A7701"/>
    <w:rsid w:val="006B11B2"/>
    <w:rsid w:val="006B345B"/>
    <w:rsid w:val="006B3CD5"/>
    <w:rsid w:val="006B50C0"/>
    <w:rsid w:val="006C2CB9"/>
    <w:rsid w:val="006C3DC4"/>
    <w:rsid w:val="006C6397"/>
    <w:rsid w:val="006C788C"/>
    <w:rsid w:val="006D23BC"/>
    <w:rsid w:val="006D60DD"/>
    <w:rsid w:val="006E0D5B"/>
    <w:rsid w:val="006E167E"/>
    <w:rsid w:val="006E29C7"/>
    <w:rsid w:val="006E54A2"/>
    <w:rsid w:val="006F1CB0"/>
    <w:rsid w:val="006F292C"/>
    <w:rsid w:val="006F3A42"/>
    <w:rsid w:val="006F53AC"/>
    <w:rsid w:val="006F6313"/>
    <w:rsid w:val="006F744E"/>
    <w:rsid w:val="00701CFE"/>
    <w:rsid w:val="00706A6F"/>
    <w:rsid w:val="0070738C"/>
    <w:rsid w:val="00710282"/>
    <w:rsid w:val="007105CB"/>
    <w:rsid w:val="0071064E"/>
    <w:rsid w:val="00711411"/>
    <w:rsid w:val="00712CE2"/>
    <w:rsid w:val="00712CFD"/>
    <w:rsid w:val="00713572"/>
    <w:rsid w:val="00713874"/>
    <w:rsid w:val="00717351"/>
    <w:rsid w:val="00717869"/>
    <w:rsid w:val="00717A90"/>
    <w:rsid w:val="007220FC"/>
    <w:rsid w:val="007230C8"/>
    <w:rsid w:val="00725C61"/>
    <w:rsid w:val="00726579"/>
    <w:rsid w:val="00731E8A"/>
    <w:rsid w:val="00732BD1"/>
    <w:rsid w:val="00733E52"/>
    <w:rsid w:val="00734008"/>
    <w:rsid w:val="007340BA"/>
    <w:rsid w:val="007351EC"/>
    <w:rsid w:val="007360C8"/>
    <w:rsid w:val="007371A8"/>
    <w:rsid w:val="00737400"/>
    <w:rsid w:val="00737D7F"/>
    <w:rsid w:val="00740CBF"/>
    <w:rsid w:val="0074309C"/>
    <w:rsid w:val="007439CC"/>
    <w:rsid w:val="00745770"/>
    <w:rsid w:val="007469DA"/>
    <w:rsid w:val="0075055C"/>
    <w:rsid w:val="00750EC3"/>
    <w:rsid w:val="00752E11"/>
    <w:rsid w:val="00756630"/>
    <w:rsid w:val="00756DB8"/>
    <w:rsid w:val="007601BF"/>
    <w:rsid w:val="00762063"/>
    <w:rsid w:val="007733DB"/>
    <w:rsid w:val="0077584F"/>
    <w:rsid w:val="0079004C"/>
    <w:rsid w:val="007916A2"/>
    <w:rsid w:val="00793347"/>
    <w:rsid w:val="00793F8B"/>
    <w:rsid w:val="00794226"/>
    <w:rsid w:val="00797175"/>
    <w:rsid w:val="007A1DBA"/>
    <w:rsid w:val="007A2F32"/>
    <w:rsid w:val="007A62D0"/>
    <w:rsid w:val="007B1141"/>
    <w:rsid w:val="007B11D3"/>
    <w:rsid w:val="007B12CA"/>
    <w:rsid w:val="007B2136"/>
    <w:rsid w:val="007B608D"/>
    <w:rsid w:val="007B677C"/>
    <w:rsid w:val="007B7C26"/>
    <w:rsid w:val="007C4D28"/>
    <w:rsid w:val="007C5E6D"/>
    <w:rsid w:val="007C6D6E"/>
    <w:rsid w:val="007D04C6"/>
    <w:rsid w:val="007D2752"/>
    <w:rsid w:val="007D427A"/>
    <w:rsid w:val="007D5644"/>
    <w:rsid w:val="007D5872"/>
    <w:rsid w:val="007D71D3"/>
    <w:rsid w:val="007E0C3E"/>
    <w:rsid w:val="007E2A95"/>
    <w:rsid w:val="007E591B"/>
    <w:rsid w:val="007E68DA"/>
    <w:rsid w:val="007E7FBC"/>
    <w:rsid w:val="007F0924"/>
    <w:rsid w:val="007F22BA"/>
    <w:rsid w:val="007F3CB5"/>
    <w:rsid w:val="008019E5"/>
    <w:rsid w:val="00801B34"/>
    <w:rsid w:val="00802501"/>
    <w:rsid w:val="0080320D"/>
    <w:rsid w:val="00803633"/>
    <w:rsid w:val="008118B9"/>
    <w:rsid w:val="008131CF"/>
    <w:rsid w:val="00814CEC"/>
    <w:rsid w:val="00814EAF"/>
    <w:rsid w:val="00814EFF"/>
    <w:rsid w:val="00816A54"/>
    <w:rsid w:val="00817488"/>
    <w:rsid w:val="00822F3A"/>
    <w:rsid w:val="0082420D"/>
    <w:rsid w:val="00825AF6"/>
    <w:rsid w:val="00825E75"/>
    <w:rsid w:val="00826E20"/>
    <w:rsid w:val="00830708"/>
    <w:rsid w:val="00834A78"/>
    <w:rsid w:val="00834F14"/>
    <w:rsid w:val="0083655A"/>
    <w:rsid w:val="00841043"/>
    <w:rsid w:val="00843B98"/>
    <w:rsid w:val="008458C8"/>
    <w:rsid w:val="008516E4"/>
    <w:rsid w:val="00855CCF"/>
    <w:rsid w:val="0085760A"/>
    <w:rsid w:val="00857D31"/>
    <w:rsid w:val="008606AB"/>
    <w:rsid w:val="00862D31"/>
    <w:rsid w:val="008632EE"/>
    <w:rsid w:val="00865C4C"/>
    <w:rsid w:val="00873946"/>
    <w:rsid w:val="00873A11"/>
    <w:rsid w:val="0087572B"/>
    <w:rsid w:val="00875D20"/>
    <w:rsid w:val="0087628C"/>
    <w:rsid w:val="0088221B"/>
    <w:rsid w:val="00891A80"/>
    <w:rsid w:val="00892A7C"/>
    <w:rsid w:val="008A083C"/>
    <w:rsid w:val="008A0BF3"/>
    <w:rsid w:val="008A1500"/>
    <w:rsid w:val="008A3983"/>
    <w:rsid w:val="008B0A85"/>
    <w:rsid w:val="008B3ECF"/>
    <w:rsid w:val="008B3F63"/>
    <w:rsid w:val="008B4F54"/>
    <w:rsid w:val="008C1821"/>
    <w:rsid w:val="008C287A"/>
    <w:rsid w:val="008C372E"/>
    <w:rsid w:val="008C3E07"/>
    <w:rsid w:val="008C51D8"/>
    <w:rsid w:val="008C5FA9"/>
    <w:rsid w:val="008C6335"/>
    <w:rsid w:val="008C6794"/>
    <w:rsid w:val="008D3798"/>
    <w:rsid w:val="008D4737"/>
    <w:rsid w:val="008D7E59"/>
    <w:rsid w:val="008E032F"/>
    <w:rsid w:val="008E0799"/>
    <w:rsid w:val="008E23E3"/>
    <w:rsid w:val="008E5EA7"/>
    <w:rsid w:val="008E7C74"/>
    <w:rsid w:val="008E7E36"/>
    <w:rsid w:val="008F01DE"/>
    <w:rsid w:val="008F473B"/>
    <w:rsid w:val="008F581B"/>
    <w:rsid w:val="008F587F"/>
    <w:rsid w:val="008F72E9"/>
    <w:rsid w:val="0090435E"/>
    <w:rsid w:val="00906A56"/>
    <w:rsid w:val="00907449"/>
    <w:rsid w:val="00921358"/>
    <w:rsid w:val="0092617A"/>
    <w:rsid w:val="009306FD"/>
    <w:rsid w:val="009326B8"/>
    <w:rsid w:val="0094047D"/>
    <w:rsid w:val="00940DAD"/>
    <w:rsid w:val="009412A3"/>
    <w:rsid w:val="009443B1"/>
    <w:rsid w:val="00946E77"/>
    <w:rsid w:val="00951E2D"/>
    <w:rsid w:val="0095333D"/>
    <w:rsid w:val="00955E38"/>
    <w:rsid w:val="00956B6D"/>
    <w:rsid w:val="00960D0C"/>
    <w:rsid w:val="00961127"/>
    <w:rsid w:val="009617EF"/>
    <w:rsid w:val="00963D99"/>
    <w:rsid w:val="00966969"/>
    <w:rsid w:val="00966C9C"/>
    <w:rsid w:val="00966D4D"/>
    <w:rsid w:val="00971BC6"/>
    <w:rsid w:val="00972F36"/>
    <w:rsid w:val="00974BF6"/>
    <w:rsid w:val="00975EC8"/>
    <w:rsid w:val="00976496"/>
    <w:rsid w:val="00977C1B"/>
    <w:rsid w:val="009813E3"/>
    <w:rsid w:val="009816DD"/>
    <w:rsid w:val="00982157"/>
    <w:rsid w:val="00982EB3"/>
    <w:rsid w:val="00990F39"/>
    <w:rsid w:val="0099146C"/>
    <w:rsid w:val="009938F1"/>
    <w:rsid w:val="009A0F76"/>
    <w:rsid w:val="009A3036"/>
    <w:rsid w:val="009A5A29"/>
    <w:rsid w:val="009A6AEC"/>
    <w:rsid w:val="009A6B2F"/>
    <w:rsid w:val="009A7D94"/>
    <w:rsid w:val="009B133D"/>
    <w:rsid w:val="009B2B73"/>
    <w:rsid w:val="009B6EDB"/>
    <w:rsid w:val="009C1FF7"/>
    <w:rsid w:val="009D0753"/>
    <w:rsid w:val="009D0FB3"/>
    <w:rsid w:val="009D13C0"/>
    <w:rsid w:val="009D23B0"/>
    <w:rsid w:val="009D2461"/>
    <w:rsid w:val="009D35BB"/>
    <w:rsid w:val="009D3E38"/>
    <w:rsid w:val="009D447B"/>
    <w:rsid w:val="009D447F"/>
    <w:rsid w:val="009D7E6B"/>
    <w:rsid w:val="009E052B"/>
    <w:rsid w:val="009E073B"/>
    <w:rsid w:val="009E0A5C"/>
    <w:rsid w:val="009E3332"/>
    <w:rsid w:val="009E3E86"/>
    <w:rsid w:val="009E495D"/>
    <w:rsid w:val="009E6254"/>
    <w:rsid w:val="009F2A44"/>
    <w:rsid w:val="009F2CE2"/>
    <w:rsid w:val="009F48A4"/>
    <w:rsid w:val="009F6AE0"/>
    <w:rsid w:val="00A0103E"/>
    <w:rsid w:val="00A02539"/>
    <w:rsid w:val="00A04293"/>
    <w:rsid w:val="00A05B53"/>
    <w:rsid w:val="00A0784F"/>
    <w:rsid w:val="00A127CE"/>
    <w:rsid w:val="00A13224"/>
    <w:rsid w:val="00A143F8"/>
    <w:rsid w:val="00A15807"/>
    <w:rsid w:val="00A159F7"/>
    <w:rsid w:val="00A20E80"/>
    <w:rsid w:val="00A22E46"/>
    <w:rsid w:val="00A34E4F"/>
    <w:rsid w:val="00A35BB3"/>
    <w:rsid w:val="00A3625B"/>
    <w:rsid w:val="00A379F6"/>
    <w:rsid w:val="00A40C2E"/>
    <w:rsid w:val="00A4103B"/>
    <w:rsid w:val="00A436AC"/>
    <w:rsid w:val="00A437AA"/>
    <w:rsid w:val="00A44D06"/>
    <w:rsid w:val="00A51121"/>
    <w:rsid w:val="00A512CA"/>
    <w:rsid w:val="00A535BE"/>
    <w:rsid w:val="00A54D30"/>
    <w:rsid w:val="00A57C84"/>
    <w:rsid w:val="00A63649"/>
    <w:rsid w:val="00A64D5B"/>
    <w:rsid w:val="00A656E0"/>
    <w:rsid w:val="00A7008D"/>
    <w:rsid w:val="00A71DA0"/>
    <w:rsid w:val="00A752B6"/>
    <w:rsid w:val="00A826F4"/>
    <w:rsid w:val="00A87141"/>
    <w:rsid w:val="00A9302A"/>
    <w:rsid w:val="00A9365B"/>
    <w:rsid w:val="00A94572"/>
    <w:rsid w:val="00AA07E7"/>
    <w:rsid w:val="00AA0C29"/>
    <w:rsid w:val="00AA0D53"/>
    <w:rsid w:val="00AA1766"/>
    <w:rsid w:val="00AA3254"/>
    <w:rsid w:val="00AA3275"/>
    <w:rsid w:val="00AA4C95"/>
    <w:rsid w:val="00AA4D94"/>
    <w:rsid w:val="00AA56E3"/>
    <w:rsid w:val="00AA5D45"/>
    <w:rsid w:val="00AA5D6F"/>
    <w:rsid w:val="00AA7D52"/>
    <w:rsid w:val="00AB0201"/>
    <w:rsid w:val="00AC7D83"/>
    <w:rsid w:val="00AD024F"/>
    <w:rsid w:val="00AD102F"/>
    <w:rsid w:val="00AD4A82"/>
    <w:rsid w:val="00AD592C"/>
    <w:rsid w:val="00AD7748"/>
    <w:rsid w:val="00AE0378"/>
    <w:rsid w:val="00AE12FB"/>
    <w:rsid w:val="00AE31E2"/>
    <w:rsid w:val="00AE3537"/>
    <w:rsid w:val="00AE39A9"/>
    <w:rsid w:val="00AE69A3"/>
    <w:rsid w:val="00AF7280"/>
    <w:rsid w:val="00AF7352"/>
    <w:rsid w:val="00AF7B51"/>
    <w:rsid w:val="00B01A1C"/>
    <w:rsid w:val="00B02058"/>
    <w:rsid w:val="00B02913"/>
    <w:rsid w:val="00B03F39"/>
    <w:rsid w:val="00B1418F"/>
    <w:rsid w:val="00B16208"/>
    <w:rsid w:val="00B20062"/>
    <w:rsid w:val="00B206FC"/>
    <w:rsid w:val="00B21B0E"/>
    <w:rsid w:val="00B21E6E"/>
    <w:rsid w:val="00B224F8"/>
    <w:rsid w:val="00B22795"/>
    <w:rsid w:val="00B23D37"/>
    <w:rsid w:val="00B2694B"/>
    <w:rsid w:val="00B30A52"/>
    <w:rsid w:val="00B3153D"/>
    <w:rsid w:val="00B33984"/>
    <w:rsid w:val="00B35BBF"/>
    <w:rsid w:val="00B4125A"/>
    <w:rsid w:val="00B41ACA"/>
    <w:rsid w:val="00B461B5"/>
    <w:rsid w:val="00B5025D"/>
    <w:rsid w:val="00B61C83"/>
    <w:rsid w:val="00B6242A"/>
    <w:rsid w:val="00B637FE"/>
    <w:rsid w:val="00B647DF"/>
    <w:rsid w:val="00B66795"/>
    <w:rsid w:val="00B713E1"/>
    <w:rsid w:val="00B71819"/>
    <w:rsid w:val="00B740E6"/>
    <w:rsid w:val="00B8003D"/>
    <w:rsid w:val="00B811DC"/>
    <w:rsid w:val="00B8562B"/>
    <w:rsid w:val="00B8714E"/>
    <w:rsid w:val="00B871FF"/>
    <w:rsid w:val="00B8730B"/>
    <w:rsid w:val="00B92EA0"/>
    <w:rsid w:val="00B93EF5"/>
    <w:rsid w:val="00B93F6A"/>
    <w:rsid w:val="00B94E45"/>
    <w:rsid w:val="00B96BA1"/>
    <w:rsid w:val="00B974F9"/>
    <w:rsid w:val="00BA043A"/>
    <w:rsid w:val="00BA2032"/>
    <w:rsid w:val="00BA46BF"/>
    <w:rsid w:val="00BA5143"/>
    <w:rsid w:val="00BA674C"/>
    <w:rsid w:val="00BB0344"/>
    <w:rsid w:val="00BB63A3"/>
    <w:rsid w:val="00BC0864"/>
    <w:rsid w:val="00BC13DF"/>
    <w:rsid w:val="00BC2CDB"/>
    <w:rsid w:val="00BC441F"/>
    <w:rsid w:val="00BC75C9"/>
    <w:rsid w:val="00BC7D2E"/>
    <w:rsid w:val="00BD1907"/>
    <w:rsid w:val="00BD5E28"/>
    <w:rsid w:val="00BD6274"/>
    <w:rsid w:val="00BD6A69"/>
    <w:rsid w:val="00BE18B6"/>
    <w:rsid w:val="00BE2046"/>
    <w:rsid w:val="00BE5C6A"/>
    <w:rsid w:val="00BF1FE7"/>
    <w:rsid w:val="00BF2AB5"/>
    <w:rsid w:val="00BF460D"/>
    <w:rsid w:val="00BF6610"/>
    <w:rsid w:val="00C03D6B"/>
    <w:rsid w:val="00C04FCF"/>
    <w:rsid w:val="00C054FE"/>
    <w:rsid w:val="00C0708E"/>
    <w:rsid w:val="00C1117E"/>
    <w:rsid w:val="00C127B5"/>
    <w:rsid w:val="00C14623"/>
    <w:rsid w:val="00C14736"/>
    <w:rsid w:val="00C15DAD"/>
    <w:rsid w:val="00C16788"/>
    <w:rsid w:val="00C247E3"/>
    <w:rsid w:val="00C2759C"/>
    <w:rsid w:val="00C31AAD"/>
    <w:rsid w:val="00C32531"/>
    <w:rsid w:val="00C3306A"/>
    <w:rsid w:val="00C3334F"/>
    <w:rsid w:val="00C363A2"/>
    <w:rsid w:val="00C36837"/>
    <w:rsid w:val="00C3776D"/>
    <w:rsid w:val="00C51158"/>
    <w:rsid w:val="00C51B42"/>
    <w:rsid w:val="00C535F4"/>
    <w:rsid w:val="00C54114"/>
    <w:rsid w:val="00C66E82"/>
    <w:rsid w:val="00C70F57"/>
    <w:rsid w:val="00C71F6F"/>
    <w:rsid w:val="00C72CB9"/>
    <w:rsid w:val="00C82616"/>
    <w:rsid w:val="00C85602"/>
    <w:rsid w:val="00C909D0"/>
    <w:rsid w:val="00C9193F"/>
    <w:rsid w:val="00C91991"/>
    <w:rsid w:val="00C92A34"/>
    <w:rsid w:val="00C92DD4"/>
    <w:rsid w:val="00C9372C"/>
    <w:rsid w:val="00C955BF"/>
    <w:rsid w:val="00CA18A0"/>
    <w:rsid w:val="00CA1BD0"/>
    <w:rsid w:val="00CA211B"/>
    <w:rsid w:val="00CA2698"/>
    <w:rsid w:val="00CA3079"/>
    <w:rsid w:val="00CA544B"/>
    <w:rsid w:val="00CA6BE4"/>
    <w:rsid w:val="00CA6E80"/>
    <w:rsid w:val="00CA766E"/>
    <w:rsid w:val="00CA7951"/>
    <w:rsid w:val="00CA7A4E"/>
    <w:rsid w:val="00CA7FA0"/>
    <w:rsid w:val="00CB2141"/>
    <w:rsid w:val="00CB2D90"/>
    <w:rsid w:val="00CB3773"/>
    <w:rsid w:val="00CB47CA"/>
    <w:rsid w:val="00CB68CD"/>
    <w:rsid w:val="00CB6E91"/>
    <w:rsid w:val="00CC0546"/>
    <w:rsid w:val="00CC22F3"/>
    <w:rsid w:val="00CC2892"/>
    <w:rsid w:val="00CC3791"/>
    <w:rsid w:val="00CC7112"/>
    <w:rsid w:val="00CC771B"/>
    <w:rsid w:val="00CD0D18"/>
    <w:rsid w:val="00CD2F01"/>
    <w:rsid w:val="00CD33C4"/>
    <w:rsid w:val="00CD69CB"/>
    <w:rsid w:val="00CD6CF3"/>
    <w:rsid w:val="00CE2029"/>
    <w:rsid w:val="00CE3DFC"/>
    <w:rsid w:val="00CE661A"/>
    <w:rsid w:val="00CE7208"/>
    <w:rsid w:val="00CE7968"/>
    <w:rsid w:val="00CF25AD"/>
    <w:rsid w:val="00CF4C4F"/>
    <w:rsid w:val="00CF63CC"/>
    <w:rsid w:val="00D01A0A"/>
    <w:rsid w:val="00D04872"/>
    <w:rsid w:val="00D069D0"/>
    <w:rsid w:val="00D10D1A"/>
    <w:rsid w:val="00D1100C"/>
    <w:rsid w:val="00D124B8"/>
    <w:rsid w:val="00D14316"/>
    <w:rsid w:val="00D14E54"/>
    <w:rsid w:val="00D23A71"/>
    <w:rsid w:val="00D2756D"/>
    <w:rsid w:val="00D31D75"/>
    <w:rsid w:val="00D40461"/>
    <w:rsid w:val="00D429A1"/>
    <w:rsid w:val="00D43000"/>
    <w:rsid w:val="00D43301"/>
    <w:rsid w:val="00D46398"/>
    <w:rsid w:val="00D464BC"/>
    <w:rsid w:val="00D4679E"/>
    <w:rsid w:val="00D46FE9"/>
    <w:rsid w:val="00D47C76"/>
    <w:rsid w:val="00D5088B"/>
    <w:rsid w:val="00D50940"/>
    <w:rsid w:val="00D51CBA"/>
    <w:rsid w:val="00D529D4"/>
    <w:rsid w:val="00D53E9E"/>
    <w:rsid w:val="00D629DA"/>
    <w:rsid w:val="00D6325F"/>
    <w:rsid w:val="00D65AAA"/>
    <w:rsid w:val="00D65DB3"/>
    <w:rsid w:val="00D673AD"/>
    <w:rsid w:val="00D70AEE"/>
    <w:rsid w:val="00D72CED"/>
    <w:rsid w:val="00D7433E"/>
    <w:rsid w:val="00D75549"/>
    <w:rsid w:val="00D828C4"/>
    <w:rsid w:val="00D82935"/>
    <w:rsid w:val="00D82B16"/>
    <w:rsid w:val="00D83DE0"/>
    <w:rsid w:val="00D86FA5"/>
    <w:rsid w:val="00D90A2D"/>
    <w:rsid w:val="00D926C3"/>
    <w:rsid w:val="00D930C9"/>
    <w:rsid w:val="00D938FA"/>
    <w:rsid w:val="00D94B10"/>
    <w:rsid w:val="00DA1D4C"/>
    <w:rsid w:val="00DA5F1A"/>
    <w:rsid w:val="00DB06B9"/>
    <w:rsid w:val="00DB2B25"/>
    <w:rsid w:val="00DB52BB"/>
    <w:rsid w:val="00DB5CD7"/>
    <w:rsid w:val="00DB6A6A"/>
    <w:rsid w:val="00DC07B0"/>
    <w:rsid w:val="00DC2195"/>
    <w:rsid w:val="00DC3484"/>
    <w:rsid w:val="00DC710A"/>
    <w:rsid w:val="00DC7C54"/>
    <w:rsid w:val="00DD1213"/>
    <w:rsid w:val="00DE20E6"/>
    <w:rsid w:val="00DE6053"/>
    <w:rsid w:val="00DE68BF"/>
    <w:rsid w:val="00DE7229"/>
    <w:rsid w:val="00DE75AA"/>
    <w:rsid w:val="00DF08E3"/>
    <w:rsid w:val="00DF0D45"/>
    <w:rsid w:val="00DF25B3"/>
    <w:rsid w:val="00DF45DF"/>
    <w:rsid w:val="00DF6E72"/>
    <w:rsid w:val="00DF7994"/>
    <w:rsid w:val="00E016ED"/>
    <w:rsid w:val="00E018C3"/>
    <w:rsid w:val="00E03121"/>
    <w:rsid w:val="00E0315C"/>
    <w:rsid w:val="00E03F6C"/>
    <w:rsid w:val="00E0568C"/>
    <w:rsid w:val="00E1446D"/>
    <w:rsid w:val="00E15EEC"/>
    <w:rsid w:val="00E20789"/>
    <w:rsid w:val="00E21A34"/>
    <w:rsid w:val="00E21F64"/>
    <w:rsid w:val="00E23336"/>
    <w:rsid w:val="00E30C01"/>
    <w:rsid w:val="00E3205C"/>
    <w:rsid w:val="00E33F56"/>
    <w:rsid w:val="00E3752C"/>
    <w:rsid w:val="00E40AE7"/>
    <w:rsid w:val="00E4389F"/>
    <w:rsid w:val="00E44110"/>
    <w:rsid w:val="00E44321"/>
    <w:rsid w:val="00E44879"/>
    <w:rsid w:val="00E47A4E"/>
    <w:rsid w:val="00E51D2A"/>
    <w:rsid w:val="00E51E58"/>
    <w:rsid w:val="00E53ADF"/>
    <w:rsid w:val="00E54F19"/>
    <w:rsid w:val="00E57324"/>
    <w:rsid w:val="00E57CA1"/>
    <w:rsid w:val="00E635C2"/>
    <w:rsid w:val="00E636C9"/>
    <w:rsid w:val="00E63BD1"/>
    <w:rsid w:val="00E64ED7"/>
    <w:rsid w:val="00E66A88"/>
    <w:rsid w:val="00E702B9"/>
    <w:rsid w:val="00E7379A"/>
    <w:rsid w:val="00E73EE5"/>
    <w:rsid w:val="00E778F3"/>
    <w:rsid w:val="00E811B6"/>
    <w:rsid w:val="00E81231"/>
    <w:rsid w:val="00E84A88"/>
    <w:rsid w:val="00E86774"/>
    <w:rsid w:val="00E8736C"/>
    <w:rsid w:val="00E87C1A"/>
    <w:rsid w:val="00E90F21"/>
    <w:rsid w:val="00E90F25"/>
    <w:rsid w:val="00E94E96"/>
    <w:rsid w:val="00E954F4"/>
    <w:rsid w:val="00E9569F"/>
    <w:rsid w:val="00E9757A"/>
    <w:rsid w:val="00EA10F7"/>
    <w:rsid w:val="00EA2C15"/>
    <w:rsid w:val="00EA4856"/>
    <w:rsid w:val="00EB0D32"/>
    <w:rsid w:val="00EB2601"/>
    <w:rsid w:val="00EB40B2"/>
    <w:rsid w:val="00EB4872"/>
    <w:rsid w:val="00EB7CBA"/>
    <w:rsid w:val="00EC0925"/>
    <w:rsid w:val="00EC17A4"/>
    <w:rsid w:val="00EC7203"/>
    <w:rsid w:val="00ED0CDE"/>
    <w:rsid w:val="00EE4CAC"/>
    <w:rsid w:val="00EE56A0"/>
    <w:rsid w:val="00EE5BF9"/>
    <w:rsid w:val="00EF1F90"/>
    <w:rsid w:val="00EF3014"/>
    <w:rsid w:val="00F0127E"/>
    <w:rsid w:val="00F02A77"/>
    <w:rsid w:val="00F033C5"/>
    <w:rsid w:val="00F0780D"/>
    <w:rsid w:val="00F079BF"/>
    <w:rsid w:val="00F106C1"/>
    <w:rsid w:val="00F13473"/>
    <w:rsid w:val="00F13EBF"/>
    <w:rsid w:val="00F17E8B"/>
    <w:rsid w:val="00F2353E"/>
    <w:rsid w:val="00F237C2"/>
    <w:rsid w:val="00F24DA2"/>
    <w:rsid w:val="00F31DC4"/>
    <w:rsid w:val="00F32678"/>
    <w:rsid w:val="00F33184"/>
    <w:rsid w:val="00F35CBB"/>
    <w:rsid w:val="00F36AB1"/>
    <w:rsid w:val="00F41DF3"/>
    <w:rsid w:val="00F4267F"/>
    <w:rsid w:val="00F44707"/>
    <w:rsid w:val="00F4632C"/>
    <w:rsid w:val="00F465FB"/>
    <w:rsid w:val="00F477B3"/>
    <w:rsid w:val="00F54028"/>
    <w:rsid w:val="00F54BBA"/>
    <w:rsid w:val="00F5535D"/>
    <w:rsid w:val="00F63150"/>
    <w:rsid w:val="00F668BE"/>
    <w:rsid w:val="00F67326"/>
    <w:rsid w:val="00F67E27"/>
    <w:rsid w:val="00F752AC"/>
    <w:rsid w:val="00F760A8"/>
    <w:rsid w:val="00F838CF"/>
    <w:rsid w:val="00F84466"/>
    <w:rsid w:val="00F8524F"/>
    <w:rsid w:val="00F868E2"/>
    <w:rsid w:val="00F87E7B"/>
    <w:rsid w:val="00F9103D"/>
    <w:rsid w:val="00F93A4A"/>
    <w:rsid w:val="00F93AA2"/>
    <w:rsid w:val="00F961E9"/>
    <w:rsid w:val="00F978C4"/>
    <w:rsid w:val="00F97C82"/>
    <w:rsid w:val="00FA1CAE"/>
    <w:rsid w:val="00FA2A71"/>
    <w:rsid w:val="00FA409A"/>
    <w:rsid w:val="00FA7273"/>
    <w:rsid w:val="00FB330C"/>
    <w:rsid w:val="00FB42F1"/>
    <w:rsid w:val="00FB7934"/>
    <w:rsid w:val="00FC0063"/>
    <w:rsid w:val="00FC02F3"/>
    <w:rsid w:val="00FC0C08"/>
    <w:rsid w:val="00FC2E75"/>
    <w:rsid w:val="00FC649A"/>
    <w:rsid w:val="00FD514D"/>
    <w:rsid w:val="00FD5A0B"/>
    <w:rsid w:val="00FE7E78"/>
    <w:rsid w:val="00FF17A3"/>
    <w:rsid w:val="00FF1ACE"/>
    <w:rsid w:val="00FF1EB4"/>
    <w:rsid w:val="00FF2A65"/>
    <w:rsid w:val="00FF2D9E"/>
    <w:rsid w:val="00FF3E12"/>
    <w:rsid w:val="01D31020"/>
    <w:rsid w:val="02D42884"/>
    <w:rsid w:val="03975C7F"/>
    <w:rsid w:val="03D031B4"/>
    <w:rsid w:val="049F221F"/>
    <w:rsid w:val="05CF2A54"/>
    <w:rsid w:val="07177C01"/>
    <w:rsid w:val="074C5682"/>
    <w:rsid w:val="08874AE0"/>
    <w:rsid w:val="08F81F38"/>
    <w:rsid w:val="09331ABF"/>
    <w:rsid w:val="09DA72CA"/>
    <w:rsid w:val="0CB72639"/>
    <w:rsid w:val="0D592C8A"/>
    <w:rsid w:val="0E905445"/>
    <w:rsid w:val="11453FE9"/>
    <w:rsid w:val="11557674"/>
    <w:rsid w:val="11780D18"/>
    <w:rsid w:val="11D24E50"/>
    <w:rsid w:val="11FD50F6"/>
    <w:rsid w:val="125C7436"/>
    <w:rsid w:val="126B7053"/>
    <w:rsid w:val="1281778C"/>
    <w:rsid w:val="12B54E1B"/>
    <w:rsid w:val="133236CD"/>
    <w:rsid w:val="133B1E2D"/>
    <w:rsid w:val="14D077C8"/>
    <w:rsid w:val="151C63E2"/>
    <w:rsid w:val="15281B22"/>
    <w:rsid w:val="15EE7EC6"/>
    <w:rsid w:val="168250AE"/>
    <w:rsid w:val="17137512"/>
    <w:rsid w:val="19135CD7"/>
    <w:rsid w:val="1A2B3133"/>
    <w:rsid w:val="1D3E783E"/>
    <w:rsid w:val="1D6848BB"/>
    <w:rsid w:val="1DD93F7F"/>
    <w:rsid w:val="1E4E3AB1"/>
    <w:rsid w:val="1EFA11B1"/>
    <w:rsid w:val="20174376"/>
    <w:rsid w:val="21A75B00"/>
    <w:rsid w:val="22BD1205"/>
    <w:rsid w:val="23995058"/>
    <w:rsid w:val="250D579E"/>
    <w:rsid w:val="25945044"/>
    <w:rsid w:val="25A91F14"/>
    <w:rsid w:val="25F2491E"/>
    <w:rsid w:val="2A2B114A"/>
    <w:rsid w:val="2B5E15BA"/>
    <w:rsid w:val="2B7A3BD3"/>
    <w:rsid w:val="2C10150B"/>
    <w:rsid w:val="2CC63ADB"/>
    <w:rsid w:val="2D325A39"/>
    <w:rsid w:val="2EB95E0A"/>
    <w:rsid w:val="300968BC"/>
    <w:rsid w:val="30DC0713"/>
    <w:rsid w:val="32651C03"/>
    <w:rsid w:val="32680401"/>
    <w:rsid w:val="33686E60"/>
    <w:rsid w:val="34022ACD"/>
    <w:rsid w:val="34F76BC1"/>
    <w:rsid w:val="361631CB"/>
    <w:rsid w:val="3677196E"/>
    <w:rsid w:val="36D16BD5"/>
    <w:rsid w:val="378036DE"/>
    <w:rsid w:val="37EB3CC7"/>
    <w:rsid w:val="382F44FB"/>
    <w:rsid w:val="39B47582"/>
    <w:rsid w:val="3A1B4080"/>
    <w:rsid w:val="3B9C0360"/>
    <w:rsid w:val="3BFA3CF7"/>
    <w:rsid w:val="3E883317"/>
    <w:rsid w:val="436D4129"/>
    <w:rsid w:val="454D43DE"/>
    <w:rsid w:val="461D2983"/>
    <w:rsid w:val="46636FB8"/>
    <w:rsid w:val="48416D97"/>
    <w:rsid w:val="489A151D"/>
    <w:rsid w:val="498F2ACA"/>
    <w:rsid w:val="49FE7262"/>
    <w:rsid w:val="4A8C441B"/>
    <w:rsid w:val="4D0861D9"/>
    <w:rsid w:val="4D7F1953"/>
    <w:rsid w:val="4DB72B71"/>
    <w:rsid w:val="4E7D1932"/>
    <w:rsid w:val="4F043B94"/>
    <w:rsid w:val="50605116"/>
    <w:rsid w:val="50C23060"/>
    <w:rsid w:val="52D91ABF"/>
    <w:rsid w:val="52F66048"/>
    <w:rsid w:val="53052F13"/>
    <w:rsid w:val="53A96AB8"/>
    <w:rsid w:val="53DB6E8D"/>
    <w:rsid w:val="53E93358"/>
    <w:rsid w:val="543547EF"/>
    <w:rsid w:val="550659D2"/>
    <w:rsid w:val="552B3E4D"/>
    <w:rsid w:val="55EC5382"/>
    <w:rsid w:val="576E3569"/>
    <w:rsid w:val="58FD3402"/>
    <w:rsid w:val="5B076A0D"/>
    <w:rsid w:val="5C5975F3"/>
    <w:rsid w:val="5C9127FB"/>
    <w:rsid w:val="5E2E0AD9"/>
    <w:rsid w:val="5F773F0E"/>
    <w:rsid w:val="603509E8"/>
    <w:rsid w:val="603F489B"/>
    <w:rsid w:val="609F48FF"/>
    <w:rsid w:val="61785D1C"/>
    <w:rsid w:val="617E5DE4"/>
    <w:rsid w:val="620A1069"/>
    <w:rsid w:val="62F36A46"/>
    <w:rsid w:val="63B90618"/>
    <w:rsid w:val="657048C7"/>
    <w:rsid w:val="66103F76"/>
    <w:rsid w:val="67F26434"/>
    <w:rsid w:val="69323E39"/>
    <w:rsid w:val="6A035D70"/>
    <w:rsid w:val="6A773014"/>
    <w:rsid w:val="6E570482"/>
    <w:rsid w:val="6EB8009F"/>
    <w:rsid w:val="6F341F8D"/>
    <w:rsid w:val="701C4552"/>
    <w:rsid w:val="70A15959"/>
    <w:rsid w:val="711205DD"/>
    <w:rsid w:val="717C3606"/>
    <w:rsid w:val="7267291D"/>
    <w:rsid w:val="727B12E6"/>
    <w:rsid w:val="735C724B"/>
    <w:rsid w:val="73F160DC"/>
    <w:rsid w:val="74980757"/>
    <w:rsid w:val="74B01C78"/>
    <w:rsid w:val="75E874BC"/>
    <w:rsid w:val="76CC564E"/>
    <w:rsid w:val="798F730C"/>
    <w:rsid w:val="7AB84C5A"/>
    <w:rsid w:val="7AFC118C"/>
    <w:rsid w:val="7BA559B6"/>
    <w:rsid w:val="7BBC462E"/>
    <w:rsid w:val="7BF22E42"/>
    <w:rsid w:val="7E633B84"/>
    <w:rsid w:val="7F4C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O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240" w:after="0" w:line="360" w:lineRule="auto"/>
      <w:jc w:val="center"/>
      <w:outlineLvl w:val="0"/>
    </w:pPr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40" w:after="0" w:line="360" w:lineRule="auto"/>
      <w:jc w:val="both"/>
      <w:outlineLvl w:val="1"/>
    </w:pPr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40" w:after="0" w:line="360" w:lineRule="auto"/>
      <w:jc w:val="both"/>
      <w:outlineLvl w:val="2"/>
    </w:pPr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annotation reference"/>
    <w:basedOn w:val="6"/>
    <w:semiHidden/>
    <w:unhideWhenUsed/>
    <w:qFormat/>
    <w:uiPriority w:val="99"/>
    <w:rPr>
      <w:sz w:val="16"/>
      <w:szCs w:val="16"/>
    </w:rPr>
  </w:style>
  <w:style w:type="character" w:styleId="9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1">
    <w:name w:val="caption"/>
    <w:basedOn w:val="1"/>
    <w:next w:val="1"/>
    <w:unhideWhenUsed/>
    <w:qFormat/>
    <w:uiPriority w:val="35"/>
    <w:rPr>
      <w:rFonts w:ascii="Arial" w:hAnsi="Arial" w:eastAsia="SimHei" w:cs="Arial"/>
      <w:sz w:val="20"/>
    </w:rPr>
  </w:style>
  <w:style w:type="paragraph" w:styleId="12">
    <w:name w:val="toc 1"/>
    <w:basedOn w:val="1"/>
    <w:next w:val="1"/>
    <w:unhideWhenUsed/>
    <w:qFormat/>
    <w:uiPriority w:val="39"/>
    <w:pPr>
      <w:spacing w:after="100"/>
    </w:pPr>
  </w:style>
  <w:style w:type="paragraph" w:styleId="1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4">
    <w:name w:val="annotation subject"/>
    <w:basedOn w:val="15"/>
    <w:next w:val="15"/>
    <w:link w:val="31"/>
    <w:semiHidden/>
    <w:unhideWhenUsed/>
    <w:qFormat/>
    <w:uiPriority w:val="99"/>
    <w:rPr>
      <w:b/>
      <w:bCs/>
    </w:rPr>
  </w:style>
  <w:style w:type="paragraph" w:styleId="15">
    <w:name w:val="annotation text"/>
    <w:basedOn w:val="1"/>
    <w:link w:val="30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6">
    <w:name w:val="header"/>
    <w:basedOn w:val="1"/>
    <w:link w:val="20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17">
    <w:name w:val="footer"/>
    <w:basedOn w:val="1"/>
    <w:link w:val="21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18">
    <w:name w:val="Title"/>
    <w:basedOn w:val="1"/>
    <w:next w:val="1"/>
    <w:link w:val="24"/>
    <w:qFormat/>
    <w:uiPriority w:val="10"/>
    <w:pPr>
      <w:spacing w:after="0" w:line="240" w:lineRule="auto"/>
      <w:contextualSpacing/>
      <w:jc w:val="both"/>
    </w:pPr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table" w:styleId="19">
    <w:name w:val="Table Grid"/>
    <w:basedOn w:val="7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0">
    <w:name w:val="Encabezado Car"/>
    <w:basedOn w:val="6"/>
    <w:link w:val="16"/>
    <w:qFormat/>
    <w:uiPriority w:val="99"/>
  </w:style>
  <w:style w:type="character" w:customStyle="1" w:styleId="21">
    <w:name w:val="Pie de página Car"/>
    <w:basedOn w:val="6"/>
    <w:link w:val="17"/>
    <w:qFormat/>
    <w:uiPriority w:val="99"/>
  </w:style>
  <w:style w:type="character" w:customStyle="1" w:styleId="22">
    <w:name w:val="Título 1 Car"/>
    <w:basedOn w:val="6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3">
    <w:name w:val="Título 2 Car"/>
    <w:basedOn w:val="6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4">
    <w:name w:val="Título Car"/>
    <w:basedOn w:val="6"/>
    <w:link w:val="18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ítulo 3 Car"/>
    <w:basedOn w:val="6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27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28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29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0">
    <w:name w:val="Texto comentario Car"/>
    <w:basedOn w:val="6"/>
    <w:link w:val="15"/>
    <w:qFormat/>
    <w:uiPriority w:val="99"/>
    <w:rPr>
      <w:lang w:eastAsia="en-US"/>
    </w:rPr>
  </w:style>
  <w:style w:type="character" w:customStyle="1" w:styleId="31">
    <w:name w:val="Asunto del comentario Car"/>
    <w:basedOn w:val="30"/>
    <w:link w:val="14"/>
    <w:semiHidden/>
    <w:qFormat/>
    <w:uiPriority w:val="99"/>
    <w:rPr>
      <w:b/>
      <w:bCs/>
      <w:lang w:eastAsia="en-US"/>
    </w:rPr>
  </w:style>
  <w:style w:type="paragraph" w:customStyle="1" w:styleId="32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paragraph" w:customStyle="1" w:styleId="33">
    <w:name w:val="Revisión1"/>
    <w:hidden/>
    <w:semiHidden/>
    <w:qFormat/>
    <w:uiPriority w:val="99"/>
    <w:rPr>
      <w:rFonts w:asciiTheme="minorHAnsi" w:hAnsiTheme="minorHAnsi" w:eastAsiaTheme="minorHAnsi" w:cstheme="minorBidi"/>
      <w:sz w:val="22"/>
      <w:szCs w:val="22"/>
      <w:lang w:val="es-CO" w:eastAsia="en-US" w:bidi="ar-SA"/>
    </w:rPr>
  </w:style>
  <w:style w:type="paragraph" w:customStyle="1" w:styleId="34">
    <w:name w:val="Título TDC2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paragraph" w:customStyle="1" w:styleId="35">
    <w:name w:val="Revision"/>
    <w:hidden/>
    <w:semiHidden/>
    <w:qFormat/>
    <w:uiPriority w:val="99"/>
    <w:rPr>
      <w:rFonts w:asciiTheme="minorHAnsi" w:hAnsiTheme="minorHAnsi" w:eastAsiaTheme="minorHAnsi" w:cstheme="minorBidi"/>
      <w:sz w:val="22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theme" Target="theme/theme1.xml"/><Relationship Id="rId79" Type="http://schemas.microsoft.com/office/2011/relationships/people" Target="people.xml"/><Relationship Id="rId78" Type="http://schemas.openxmlformats.org/officeDocument/2006/relationships/fontTable" Target="fontTable.xml"/><Relationship Id="rId77" Type="http://schemas.openxmlformats.org/officeDocument/2006/relationships/customXml" Target="../customXml/item2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footer" Target="footer1.xml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header" Target="header2.xml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png"/><Relationship Id="rId42" Type="http://schemas.openxmlformats.org/officeDocument/2006/relationships/image" Target="media/image37.GIF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C3BCB0-ED86-4ACD-886B-1E277EB720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1029</Words>
  <Characters>5001</Characters>
  <Lines>55</Lines>
  <Paragraphs>15</Paragraphs>
  <TotalTime>12</TotalTime>
  <ScaleCrop>false</ScaleCrop>
  <LinksUpToDate>false</LinksUpToDate>
  <CharactersWithSpaces>6157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2023-04-10T01:16:00Z</dcterms:created>
  <dc:creator>Hugo Alberto Martínez Ortega</dc:creator>
  <cp:lastModifiedBy>lvetancourt</cp:lastModifiedBy>
  <cp:lastPrinted>2023-04-10T01:17:00Z</cp:lastPrinted>
  <dcterms:modified xsi:type="dcterms:W3CDTF">2023-04-10T18:11:31Z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3082-11.2.0.11516</vt:lpwstr>
  </property>
  <property fmtid="{D5CDD505-2E9C-101B-9397-08002B2CF9AE}" pid="3" name="ICV">
    <vt:lpwstr>7350E58FA5114083BD48B88BE569E978</vt:lpwstr>
  </property>
</Properties>
</file>